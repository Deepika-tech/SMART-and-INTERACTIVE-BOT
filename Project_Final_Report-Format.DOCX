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36"/>
          <w:szCs w:val="36"/>
        </w:rPr>
      </w:pPr>
      <w:r w:rsidDel="00000000" w:rsidR="00000000" w:rsidRPr="00000000">
        <w:rPr>
          <w:rFonts w:ascii="Arial" w:cs="Arial" w:eastAsia="Arial" w:hAnsi="Arial"/>
          <w:b w:val="1"/>
          <w:sz w:val="36"/>
          <w:szCs w:val="36"/>
          <w:rtl w:val="0"/>
        </w:rPr>
        <w:t xml:space="preserve">                                                                                </w:t>
      </w:r>
      <w:r w:rsidDel="00000000" w:rsidR="00000000" w:rsidRPr="00000000">
        <w:rPr>
          <w:b w:val="1"/>
          <w:sz w:val="36"/>
          <w:szCs w:val="36"/>
          <w:rtl w:val="0"/>
        </w:rPr>
        <w:t xml:space="preserve">SIMPLE </w:t>
      </w:r>
      <w:r w:rsidDel="00000000" w:rsidR="00000000" w:rsidRPr="00000000">
        <w:rPr>
          <w:rFonts w:ascii="Arial" w:cs="Arial" w:eastAsia="Arial" w:hAnsi="Arial"/>
          <w:b w:val="1"/>
          <w:sz w:val="36"/>
          <w:szCs w:val="36"/>
          <w:rtl w:val="0"/>
        </w:rPr>
        <w:t xml:space="preserve">BO</w:t>
      </w:r>
      <w:r w:rsidDel="00000000" w:rsidR="00000000" w:rsidRPr="00000000">
        <w:rPr>
          <w:b w:val="1"/>
          <w:sz w:val="36"/>
          <w:szCs w:val="36"/>
          <w:rtl w:val="0"/>
        </w:rPr>
        <w:t xml:space="preserve">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Thesis submitted in partial fulfillment of the</w:t>
      </w:r>
      <w:r w:rsidDel="00000000" w:rsidR="00000000" w:rsidRPr="00000000">
        <w:rPr>
          <w:rtl w:val="0"/>
        </w:rPr>
        <w:t xml:space="preserve"> </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requirements for the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8"/>
          <w:szCs w:val="28"/>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Post Graduate Certificate Program 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sz w:val="28"/>
          <w:szCs w:val="28"/>
        </w:rPr>
      </w:pPr>
      <w:bookmarkStart w:colFirst="0" w:colLast="0" w:name="_heading=h.cjciask0cjpr" w:id="1"/>
      <w:bookmarkEnd w:id="1"/>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Data Science and Machine Learning</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bookmarkStart w:colFirst="0" w:colLast="0" w:name="_heading=h.dvbntij6q0v" w:id="2"/>
      <w:bookmarkEnd w:id="2"/>
      <w:r w:rsidDel="00000000" w:rsidR="00000000" w:rsidRPr="00000000">
        <w:rPr>
          <w:rFonts w:ascii="Arial" w:cs="Arial" w:eastAsia="Arial" w:hAnsi="Arial"/>
          <w:b w:val="1"/>
          <w:sz w:val="22"/>
          <w:szCs w:val="22"/>
          <w:rtl w:val="0"/>
        </w:rPr>
        <w:t xml:space="preserve">BY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sz w:val="28"/>
          <w:szCs w:val="28"/>
          <w:u w:val="none"/>
        </w:rPr>
      </w:pPr>
      <w:r w:rsidDel="00000000" w:rsidR="00000000" w:rsidRPr="00000000">
        <w:rPr>
          <w:rFonts w:ascii="Arial" w:cs="Arial" w:eastAsia="Arial" w:hAnsi="Arial"/>
          <w:b w:val="1"/>
          <w:sz w:val="28"/>
          <w:szCs w:val="28"/>
          <w:rtl w:val="0"/>
        </w:rPr>
        <w:t xml:space="preserve">RAJESH SHANKAR- </w:t>
      </w:r>
      <w:hyperlink r:id="rId7">
        <w:r w:rsidDel="00000000" w:rsidR="00000000" w:rsidRPr="00000000">
          <w:rPr>
            <w:rFonts w:ascii="Arial" w:cs="Arial" w:eastAsia="Arial" w:hAnsi="Arial"/>
            <w:b w:val="1"/>
            <w:color w:val="1155cc"/>
            <w:sz w:val="28"/>
            <w:szCs w:val="28"/>
            <w:u w:val="single"/>
            <w:rtl w:val="0"/>
          </w:rPr>
          <w:t xml:space="preserve">rajeshshankar01@gmail.com</w:t>
        </w:r>
      </w:hyperlink>
      <w:r w:rsidDel="00000000" w:rsidR="00000000" w:rsidRPr="00000000">
        <w:rPr>
          <w:rtl w:val="0"/>
        </w:rPr>
      </w:r>
    </w:p>
    <w:p w:rsidR="00000000" w:rsidDel="00000000" w:rsidP="00000000" w:rsidRDefault="00000000" w:rsidRPr="00000000" w14:paraId="00000008">
      <w:pPr>
        <w:numPr>
          <w:ilvl w:val="0"/>
          <w:numId w:val="40"/>
        </w:numPr>
        <w:spacing w:line="360" w:lineRule="auto"/>
        <w:ind w:left="720" w:hanging="360"/>
        <w:rPr>
          <w:b w:val="1"/>
          <w:sz w:val="28"/>
          <w:szCs w:val="28"/>
          <w:u w:val="none"/>
        </w:rPr>
      </w:pPr>
      <w:r w:rsidDel="00000000" w:rsidR="00000000" w:rsidRPr="00000000">
        <w:rPr>
          <w:b w:val="1"/>
          <w:sz w:val="28"/>
          <w:szCs w:val="28"/>
          <w:rtl w:val="0"/>
        </w:rPr>
        <w:t xml:space="preserve">PREMALATHA M - premlatharajesh01@gmail.com</w:t>
      </w:r>
    </w:p>
    <w:p w:rsidR="00000000" w:rsidDel="00000000" w:rsidP="00000000" w:rsidRDefault="00000000" w:rsidRPr="00000000" w14:paraId="0000000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sz w:val="28"/>
          <w:szCs w:val="28"/>
          <w:u w:val="none"/>
        </w:rPr>
      </w:pPr>
      <w:r w:rsidDel="00000000" w:rsidR="00000000" w:rsidRPr="00000000">
        <w:rPr>
          <w:rFonts w:ascii="Arial" w:cs="Arial" w:eastAsia="Arial" w:hAnsi="Arial"/>
          <w:b w:val="1"/>
          <w:sz w:val="28"/>
          <w:szCs w:val="28"/>
          <w:rtl w:val="0"/>
        </w:rPr>
        <w:t xml:space="preserve">DEEPIKA RATHORE- deepika95rathore.dr@gmail.com</w:t>
      </w:r>
    </w:p>
    <w:p w:rsidR="00000000" w:rsidDel="00000000" w:rsidP="00000000" w:rsidRDefault="00000000" w:rsidRPr="00000000" w14:paraId="0000000A">
      <w:pPr>
        <w:numPr>
          <w:ilvl w:val="0"/>
          <w:numId w:val="40"/>
        </w:numPr>
        <w:spacing w:line="360" w:lineRule="auto"/>
        <w:ind w:left="720" w:hanging="360"/>
        <w:jc w:val="left"/>
        <w:rPr>
          <w:rFonts w:ascii="Arial" w:cs="Arial" w:eastAsia="Arial" w:hAnsi="Arial"/>
          <w:b w:val="1"/>
          <w:sz w:val="28"/>
          <w:szCs w:val="28"/>
          <w:u w:val="none"/>
        </w:rPr>
      </w:pPr>
      <w:r w:rsidDel="00000000" w:rsidR="00000000" w:rsidRPr="00000000">
        <w:rPr>
          <w:rFonts w:ascii="Arial" w:cs="Arial" w:eastAsia="Arial" w:hAnsi="Arial"/>
          <w:b w:val="1"/>
          <w:sz w:val="28"/>
          <w:szCs w:val="28"/>
          <w:rtl w:val="0"/>
        </w:rPr>
        <w:t xml:space="preserve">PRADNYA PRASAD TUPE - pradnyaambavale@gmail.com</w:t>
      </w:r>
    </w:p>
    <w:p w:rsidR="00000000" w:rsidDel="00000000" w:rsidP="00000000" w:rsidRDefault="00000000" w:rsidRPr="00000000" w14:paraId="0000000B">
      <w:pPr>
        <w:numPr>
          <w:ilvl w:val="0"/>
          <w:numId w:val="40"/>
        </w:numPr>
        <w:spacing w:line="360" w:lineRule="auto"/>
        <w:ind w:left="720" w:hanging="360"/>
        <w:jc w:val="left"/>
        <w:rPr>
          <w:rFonts w:ascii="Arial" w:cs="Arial" w:eastAsia="Arial" w:hAnsi="Arial"/>
          <w:b w:val="1"/>
          <w:sz w:val="28"/>
          <w:szCs w:val="28"/>
          <w:u w:val="none"/>
        </w:rPr>
      </w:pPr>
      <w:r w:rsidDel="00000000" w:rsidR="00000000" w:rsidRPr="00000000">
        <w:rPr>
          <w:rFonts w:ascii="Arial" w:cs="Arial" w:eastAsia="Arial" w:hAnsi="Arial"/>
          <w:b w:val="1"/>
          <w:sz w:val="28"/>
          <w:szCs w:val="28"/>
          <w:rtl w:val="0"/>
        </w:rPr>
        <w:t xml:space="preserve">BHARATHI E - bharathierao@gmail.com</w:t>
      </w:r>
    </w:p>
    <w:p w:rsidR="00000000" w:rsidDel="00000000" w:rsidP="00000000" w:rsidRDefault="00000000" w:rsidRPr="00000000" w14:paraId="0000000C">
      <w:pPr>
        <w:numPr>
          <w:ilvl w:val="0"/>
          <w:numId w:val="40"/>
        </w:numPr>
        <w:spacing w:line="360" w:lineRule="auto"/>
        <w:ind w:left="720" w:hanging="360"/>
        <w:jc w:val="left"/>
        <w:rPr>
          <w:rFonts w:ascii="Arial" w:cs="Arial" w:eastAsia="Arial" w:hAnsi="Arial"/>
          <w:b w:val="1"/>
          <w:sz w:val="28"/>
          <w:szCs w:val="28"/>
          <w:u w:val="none"/>
        </w:rPr>
      </w:pPr>
      <w:r w:rsidDel="00000000" w:rsidR="00000000" w:rsidRPr="00000000">
        <w:rPr>
          <w:rFonts w:ascii="Arial" w:cs="Arial" w:eastAsia="Arial" w:hAnsi="Arial"/>
          <w:b w:val="1"/>
          <w:sz w:val="28"/>
          <w:szCs w:val="28"/>
          <w:rtl w:val="0"/>
        </w:rPr>
        <w:t xml:space="preserve">PRANAY BHALERAO- bhalerao.pranay12@gmail.com</w:t>
      </w:r>
    </w:p>
    <w:p w:rsidR="00000000" w:rsidDel="00000000" w:rsidP="00000000" w:rsidRDefault="00000000" w:rsidRPr="00000000" w14:paraId="0000000D">
      <w:pPr>
        <w:spacing w:line="360" w:lineRule="auto"/>
        <w:ind w:left="72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Under the guidance of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sz w:val="28"/>
          <w:szCs w:val="28"/>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sz w:val="28"/>
          <w:szCs w:val="28"/>
          <w:rtl w:val="0"/>
        </w:rPr>
        <w:t xml:space="preserve">Mrs.Nithya</w:t>
      </w: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rPr>
        <w:drawing>
          <wp:inline distB="0" distT="0" distL="0" distR="0">
            <wp:extent cx="2013113" cy="800100"/>
            <wp:effectExtent b="0" l="0" r="0" t="0"/>
            <wp:docPr descr="Manipal University Jaipur - Online MBA Programme | College Partner" id="1022682207" name="image13.png"/>
            <a:graphic>
              <a:graphicData uri="http://schemas.openxmlformats.org/drawingml/2006/picture">
                <pic:pic>
                  <pic:nvPicPr>
                    <pic:cNvPr descr="Manipal University Jaipur - Online MBA Programme | College Partner" id="0" name="image13.png"/>
                    <pic:cNvPicPr preferRelativeResize="0"/>
                  </pic:nvPicPr>
                  <pic:blipFill>
                    <a:blip r:embed="rId8"/>
                    <a:srcRect b="0" l="0" r="0" t="0"/>
                    <a:stretch>
                      <a:fillRect/>
                    </a:stretch>
                  </pic:blipFill>
                  <pic:spPr>
                    <a:xfrm>
                      <a:off x="0" y="0"/>
                      <a:ext cx="2013113"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851"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4">
      <w:pPr>
        <w:spacing w:after="160" w:line="259" w:lineRule="auto"/>
        <w:rPr>
          <w:rFonts w:ascii="Arial" w:cs="Arial" w:eastAsia="Arial" w:hAnsi="Arial"/>
          <w:b w:val="1"/>
          <w:sz w:val="24"/>
          <w:szCs w:val="24"/>
        </w:rPr>
      </w:pPr>
      <w:r w:rsidDel="00000000" w:rsidR="00000000" w:rsidRPr="00000000">
        <w:br w:type="page"/>
      </w:r>
      <w:r w:rsidDel="00000000" w:rsidR="00000000" w:rsidRPr="00000000">
        <w:rPr>
          <w:rFonts w:ascii="Arial" w:cs="Arial" w:eastAsia="Arial" w:hAnsi="Arial"/>
          <w:b w:val="1"/>
          <w:sz w:val="24"/>
          <w:szCs w:val="24"/>
          <w:rtl w:val="0"/>
        </w:rPr>
        <w:t xml:space="preserve">Table of Contents</w:t>
      </w:r>
    </w:p>
    <w:p w:rsidR="00000000" w:rsidDel="00000000" w:rsidP="00000000" w:rsidRDefault="00000000" w:rsidRPr="00000000" w14:paraId="00000015">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Acknowledgments</w:t>
      </w:r>
    </w:p>
    <w:p w:rsidR="00000000" w:rsidDel="00000000" w:rsidP="00000000" w:rsidRDefault="00000000" w:rsidRPr="00000000" w14:paraId="00000016">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Abstract</w:t>
      </w:r>
    </w:p>
    <w:p w:rsidR="00000000" w:rsidDel="00000000" w:rsidP="00000000" w:rsidRDefault="00000000" w:rsidRPr="00000000" w14:paraId="00000017">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Table of contents with page number</w:t>
      </w:r>
    </w:p>
    <w:p w:rsidR="00000000" w:rsidDel="00000000" w:rsidP="00000000" w:rsidRDefault="00000000" w:rsidRPr="00000000" w14:paraId="00000018">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List of Tables</w:t>
      </w:r>
    </w:p>
    <w:p w:rsidR="00000000" w:rsidDel="00000000" w:rsidP="00000000" w:rsidRDefault="00000000" w:rsidRPr="00000000" w14:paraId="00000019">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List of Figures</w:t>
      </w:r>
    </w:p>
    <w:p w:rsidR="00000000" w:rsidDel="00000000" w:rsidP="00000000" w:rsidRDefault="00000000" w:rsidRPr="00000000" w14:paraId="0000001A">
      <w:pPr>
        <w:spacing w:after="24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6.</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Introduction     </w:t>
      </w:r>
      <w:r w:rsidDel="00000000" w:rsidR="00000000" w:rsidRPr="00000000">
        <w:rPr>
          <w:rFonts w:ascii="Arial" w:cs="Arial" w:eastAsia="Arial" w:hAnsi="Arial"/>
          <w:sz w:val="24"/>
          <w:szCs w:val="24"/>
          <w:rtl w:val="0"/>
        </w:rPr>
        <w:t xml:space="preserve">  </w:t>
        <w:tab/>
      </w:r>
    </w:p>
    <w:p w:rsidR="00000000" w:rsidDel="00000000" w:rsidP="00000000" w:rsidRDefault="00000000" w:rsidRPr="00000000" w14:paraId="0000001B">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6.1.  </w:t>
        <w:tab/>
        <w:t xml:space="preserve">Motivation</w:t>
      </w:r>
    </w:p>
    <w:p w:rsidR="00000000" w:rsidDel="00000000" w:rsidP="00000000" w:rsidRDefault="00000000" w:rsidRPr="00000000" w14:paraId="0000001C">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6.2.  </w:t>
        <w:tab/>
        <w:t xml:space="preserve">Project scope</w:t>
      </w:r>
    </w:p>
    <w:p w:rsidR="00000000" w:rsidDel="00000000" w:rsidP="00000000" w:rsidRDefault="00000000" w:rsidRPr="00000000" w14:paraId="0000001D">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6.3.  </w:t>
        <w:tab/>
        <w:t xml:space="preserve">Project Goal</w:t>
      </w:r>
    </w:p>
    <w:p w:rsidR="00000000" w:rsidDel="00000000" w:rsidP="00000000" w:rsidRDefault="00000000" w:rsidRPr="00000000" w14:paraId="0000001E">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6.4.  </w:t>
        <w:tab/>
        <w:t xml:space="preserve">Literature/Market survey</w:t>
      </w:r>
    </w:p>
    <w:p w:rsidR="00000000" w:rsidDel="00000000" w:rsidP="00000000" w:rsidRDefault="00000000" w:rsidRPr="00000000" w14:paraId="0000001F">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6.5.  </w:t>
        <w:tab/>
        <w:t xml:space="preserve">Organization of the report</w:t>
      </w:r>
    </w:p>
    <w:p w:rsidR="00000000" w:rsidDel="00000000" w:rsidP="00000000" w:rsidRDefault="00000000" w:rsidRPr="00000000" w14:paraId="00000020">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Project Description</w:t>
      </w:r>
    </w:p>
    <w:p w:rsidR="00000000" w:rsidDel="00000000" w:rsidP="00000000" w:rsidRDefault="00000000" w:rsidRPr="00000000" w14:paraId="00000021">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7.1.</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Business/Domain Understanding</w:t>
      </w:r>
    </w:p>
    <w:p w:rsidR="00000000" w:rsidDel="00000000" w:rsidP="00000000" w:rsidRDefault="00000000" w:rsidRPr="00000000" w14:paraId="00000022">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7.2.</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Project stakeholders</w:t>
      </w:r>
    </w:p>
    <w:p w:rsidR="00000000" w:rsidDel="00000000" w:rsidP="00000000" w:rsidRDefault="00000000" w:rsidRPr="00000000" w14:paraId="00000023">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7.3.</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Datasets understanding</w:t>
      </w:r>
    </w:p>
    <w:p w:rsidR="00000000" w:rsidDel="00000000" w:rsidP="00000000" w:rsidRDefault="00000000" w:rsidRPr="00000000" w14:paraId="00000024">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7.4.</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Limitations</w:t>
      </w:r>
    </w:p>
    <w:p w:rsidR="00000000" w:rsidDel="00000000" w:rsidP="00000000" w:rsidRDefault="00000000" w:rsidRPr="00000000" w14:paraId="00000025">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7.5.</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Benefits of project</w:t>
      </w:r>
    </w:p>
    <w:p w:rsidR="00000000" w:rsidDel="00000000" w:rsidP="00000000" w:rsidRDefault="00000000" w:rsidRPr="00000000" w14:paraId="00000026">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Exploratory Data Analysis</w:t>
      </w:r>
    </w:p>
    <w:p w:rsidR="00000000" w:rsidDel="00000000" w:rsidP="00000000" w:rsidRDefault="00000000" w:rsidRPr="00000000" w14:paraId="00000027">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8.1.</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collection</w:t>
      </w:r>
    </w:p>
    <w:p w:rsidR="00000000" w:rsidDel="00000000" w:rsidP="00000000" w:rsidRDefault="00000000" w:rsidRPr="00000000" w14:paraId="00000028">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8.2.</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exploration</w:t>
      </w:r>
    </w:p>
    <w:p w:rsidR="00000000" w:rsidDel="00000000" w:rsidP="00000000" w:rsidRDefault="00000000" w:rsidRPr="00000000" w14:paraId="00000029">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8.3.</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Complexity of Data</w:t>
      </w:r>
    </w:p>
    <w:p w:rsidR="00000000" w:rsidDel="00000000" w:rsidP="00000000" w:rsidRDefault="00000000" w:rsidRPr="00000000" w14:paraId="0000002A">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8.4.</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cleaning</w:t>
      </w:r>
    </w:p>
    <w:sdt>
      <w:sdtPr>
        <w:tag w:val="goog_rdk_1"/>
      </w:sdtPr>
      <w:sdtContent>
        <w:p w:rsidR="00000000" w:rsidDel="00000000" w:rsidP="00000000" w:rsidRDefault="00000000" w:rsidRPr="00000000" w14:paraId="0000002B">
          <w:pPr>
            <w:spacing w:after="240" w:before="240" w:line="276" w:lineRule="auto"/>
            <w:ind w:left="1720" w:hanging="580"/>
            <w:rPr>
              <w:ins w:author="Bharathi Eshwar" w:id="0" w:date="2024-07-19T05:07:48Z"/>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8.5.</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Transformation</w:t>
          </w:r>
          <w:sdt>
            <w:sdtPr>
              <w:tag w:val="goog_rdk_0"/>
            </w:sdtPr>
            <w:sdtContent>
              <w:ins w:author="Bharathi Eshwar" w:id="0" w:date="2024-07-19T05:07:48Z">
                <w:r w:rsidDel="00000000" w:rsidR="00000000" w:rsidRPr="00000000">
                  <w:rPr>
                    <w:rtl w:val="0"/>
                  </w:rPr>
                </w:r>
              </w:ins>
            </w:sdtContent>
          </w:sdt>
        </w:p>
      </w:sdtContent>
    </w:sdt>
    <w:sdt>
      <w:sdtPr>
        <w:tag w:val="goog_rdk_3"/>
      </w:sdtPr>
      <w:sdtContent>
        <w:p w:rsidR="00000000" w:rsidDel="00000000" w:rsidP="00000000" w:rsidRDefault="00000000" w:rsidRPr="00000000" w14:paraId="0000002C">
          <w:pPr>
            <w:spacing w:after="240" w:before="240" w:line="276" w:lineRule="auto"/>
            <w:ind w:left="1720" w:hanging="580"/>
            <w:rPr>
              <w:b w:val="1"/>
              <w:sz w:val="24"/>
              <w:szCs w:val="24"/>
              <w:rPrChange w:author="Bharathi Eshwar" w:id="1" w:date="2024-07-19T05:07:48Z">
                <w:rPr>
                  <w:rFonts w:ascii="Arial" w:cs="Arial" w:eastAsia="Arial" w:hAnsi="Arial"/>
                  <w:b w:val="1"/>
                  <w:sz w:val="24"/>
                  <w:szCs w:val="24"/>
                </w:rPr>
              </w:rPrChange>
            </w:rPr>
          </w:pPr>
          <w:sdt>
            <w:sdtPr>
              <w:tag w:val="goog_rdk_2"/>
            </w:sdtPr>
            <w:sdtContent>
              <w:r w:rsidDel="00000000" w:rsidR="00000000" w:rsidRPr="00000000">
                <w:rPr>
                  <w:rtl w:val="0"/>
                </w:rPr>
              </w:r>
            </w:sdtContent>
          </w:sdt>
        </w:p>
      </w:sdtContent>
    </w:sdt>
    <w:p w:rsidR="00000000" w:rsidDel="00000000" w:rsidP="00000000" w:rsidRDefault="00000000" w:rsidRPr="00000000" w14:paraId="0000002D">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Design</w:t>
      </w:r>
    </w:p>
    <w:p w:rsidR="00000000" w:rsidDel="00000000" w:rsidP="00000000" w:rsidRDefault="00000000" w:rsidRPr="00000000" w14:paraId="0000002E">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9.1.</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Analytical methods and Technology used</w:t>
      </w:r>
    </w:p>
    <w:p w:rsidR="00000000" w:rsidDel="00000000" w:rsidP="00000000" w:rsidRDefault="00000000" w:rsidRPr="00000000" w14:paraId="0000002F">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9.2.</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Descriptive Statistical Analysis</w:t>
      </w:r>
    </w:p>
    <w:p w:rsidR="00000000" w:rsidDel="00000000" w:rsidP="00000000" w:rsidRDefault="00000000" w:rsidRPr="00000000" w14:paraId="00000030">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9.3.</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Data Visualization</w:t>
      </w:r>
    </w:p>
    <w:p w:rsidR="00000000" w:rsidDel="00000000" w:rsidP="00000000" w:rsidRDefault="00000000" w:rsidRPr="00000000" w14:paraId="00000031">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9.4.</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Feature Engineering</w:t>
      </w:r>
    </w:p>
    <w:p w:rsidR="00000000" w:rsidDel="00000000" w:rsidP="00000000" w:rsidRDefault="00000000" w:rsidRPr="00000000" w14:paraId="00000032">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9.5.</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Short data snapshots</w:t>
      </w:r>
    </w:p>
    <w:p w:rsidR="00000000" w:rsidDel="00000000" w:rsidP="00000000" w:rsidRDefault="00000000" w:rsidRPr="00000000" w14:paraId="00000033">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9.6.</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sz w:val="24"/>
          <w:szCs w:val="24"/>
          <w:rtl w:val="0"/>
        </w:rPr>
        <w:t xml:space="preserve">Short code snippets</w:t>
      </w:r>
    </w:p>
    <w:p w:rsidR="00000000" w:rsidDel="00000000" w:rsidP="00000000" w:rsidRDefault="00000000" w:rsidRPr="00000000" w14:paraId="00000034">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Modeling</w:t>
      </w:r>
    </w:p>
    <w:p w:rsidR="00000000" w:rsidDel="00000000" w:rsidP="00000000" w:rsidRDefault="00000000" w:rsidRPr="00000000" w14:paraId="00000035">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Selection of model/technique</w:t>
      </w:r>
    </w:p>
    <w:p w:rsidR="00000000" w:rsidDel="00000000" w:rsidP="00000000" w:rsidRDefault="00000000" w:rsidRPr="00000000" w14:paraId="00000036">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Challenges faced</w:t>
      </w:r>
    </w:p>
    <w:p w:rsidR="00000000" w:rsidDel="00000000" w:rsidP="00000000" w:rsidRDefault="00000000" w:rsidRPr="00000000" w14:paraId="00000037">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Evaluation and Cross Validation</w:t>
      </w:r>
    </w:p>
    <w:p w:rsidR="00000000" w:rsidDel="00000000" w:rsidP="00000000" w:rsidRDefault="00000000" w:rsidRPr="00000000" w14:paraId="00000038">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Model Interpretation</w:t>
      </w:r>
    </w:p>
    <w:p w:rsidR="00000000" w:rsidDel="00000000" w:rsidP="00000000" w:rsidRDefault="00000000" w:rsidRPr="00000000" w14:paraId="00000039">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10.5.</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What worked/What didn’t work</w:t>
      </w:r>
    </w:p>
    <w:p w:rsidR="00000000" w:rsidDel="00000000" w:rsidP="00000000" w:rsidRDefault="00000000" w:rsidRPr="00000000" w14:paraId="0000003A">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10.6.</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Short data output/snapshots</w:t>
      </w:r>
    </w:p>
    <w:p w:rsidR="00000000" w:rsidDel="00000000" w:rsidP="00000000" w:rsidRDefault="00000000" w:rsidRPr="00000000" w14:paraId="0000003B">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10.7.</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Short code snippets</w:t>
      </w:r>
    </w:p>
    <w:p w:rsidR="00000000" w:rsidDel="00000000" w:rsidP="00000000" w:rsidRDefault="00000000" w:rsidRPr="00000000" w14:paraId="0000003C">
      <w:pPr>
        <w:spacing w:after="240" w:before="240" w:line="276" w:lineRule="auto"/>
        <w:ind w:left="720" w:hanging="360"/>
        <w:rPr>
          <w:rFonts w:ascii="Arial" w:cs="Arial" w:eastAsia="Arial" w:hAnsi="Arial"/>
          <w:b w:val="1"/>
          <w:sz w:val="24"/>
          <w:szCs w:val="24"/>
        </w:rPr>
      </w:pPr>
      <w:hyperlink w:anchor="_heading=h.8ol567emy9w6">
        <w:r w:rsidDel="00000000" w:rsidR="00000000" w:rsidRPr="00000000">
          <w:rPr>
            <w:rFonts w:ascii="Arial" w:cs="Arial" w:eastAsia="Arial" w:hAnsi="Arial"/>
            <w:b w:val="1"/>
            <w:color w:val="1155cc"/>
            <w:sz w:val="24"/>
            <w:szCs w:val="24"/>
            <w:u w:val="single"/>
            <w:rtl w:val="0"/>
          </w:rPr>
          <w:t xml:space="preserve">11.</w:t>
        </w:r>
      </w:hyperlink>
      <w:hyperlink w:anchor="_heading=h.8ol567emy9w6">
        <w:r w:rsidDel="00000000" w:rsidR="00000000" w:rsidRPr="00000000">
          <w:rPr>
            <w:rFonts w:ascii="Arial" w:cs="Arial" w:eastAsia="Arial" w:hAnsi="Arial"/>
            <w:color w:val="1155cc"/>
            <w:sz w:val="24"/>
            <w:szCs w:val="24"/>
            <w:u w:val="single"/>
            <w:rtl w:val="0"/>
          </w:rPr>
          <w:t xml:space="preserve">  </w:t>
        </w:r>
      </w:hyperlink>
      <w:hyperlink w:anchor="_heading=h.8ol567emy9w6">
        <w:r w:rsidDel="00000000" w:rsidR="00000000" w:rsidRPr="00000000">
          <w:rPr>
            <w:rFonts w:ascii="Arial" w:cs="Arial" w:eastAsia="Arial" w:hAnsi="Arial"/>
            <w:b w:val="1"/>
            <w:color w:val="1155cc"/>
            <w:sz w:val="24"/>
            <w:szCs w:val="24"/>
            <w:u w:val="single"/>
            <w:rtl w:val="0"/>
          </w:rPr>
          <w:t xml:space="preserve">Key Results</w:t>
        </w:r>
      </w:hyperlink>
      <w:r w:rsidDel="00000000" w:rsidR="00000000" w:rsidRPr="00000000">
        <w:rPr>
          <w:rtl w:val="0"/>
        </w:rPr>
      </w:r>
    </w:p>
    <w:p w:rsidR="00000000" w:rsidDel="00000000" w:rsidP="00000000" w:rsidRDefault="00000000" w:rsidRPr="00000000" w14:paraId="0000003D">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Output of intermediate steps</w:t>
      </w:r>
    </w:p>
    <w:p w:rsidR="00000000" w:rsidDel="00000000" w:rsidP="00000000" w:rsidRDefault="00000000" w:rsidRPr="00000000" w14:paraId="0000003E">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Final outcome/Sample outputs</w:t>
      </w:r>
    </w:p>
    <w:p w:rsidR="00000000" w:rsidDel="00000000" w:rsidP="00000000" w:rsidRDefault="00000000" w:rsidRPr="00000000" w14:paraId="0000003F">
      <w:pPr>
        <w:spacing w:after="240" w:before="240" w:line="276" w:lineRule="auto"/>
        <w:ind w:left="1720" w:hanging="58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11.3.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Analysis of the results</w:t>
      </w:r>
    </w:p>
    <w:p w:rsidR="00000000" w:rsidDel="00000000" w:rsidP="00000000" w:rsidRDefault="00000000" w:rsidRPr="00000000" w14:paraId="00000040">
      <w:pPr>
        <w:spacing w:after="24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Conclusion</w:t>
      </w:r>
    </w:p>
    <w:p w:rsidR="00000000" w:rsidDel="00000000" w:rsidP="00000000" w:rsidRDefault="00000000" w:rsidRPr="00000000" w14:paraId="00000041">
      <w:pPr>
        <w:spacing w:after="240" w:before="240" w:line="276" w:lineRule="auto"/>
        <w:ind w:left="1720" w:hanging="580"/>
        <w:rPr>
          <w:rFonts w:ascii="Arial" w:cs="Arial" w:eastAsia="Arial" w:hAnsi="Arial"/>
          <w:b w:val="1"/>
          <w:sz w:val="24"/>
          <w:szCs w:val="24"/>
        </w:rPr>
      </w:pPr>
      <w:hyperlink w:anchor="_heading=h.42ze38eho3q1">
        <w:r w:rsidDel="00000000" w:rsidR="00000000" w:rsidRPr="00000000">
          <w:rPr>
            <w:rFonts w:ascii="Arial" w:cs="Arial" w:eastAsia="Arial" w:hAnsi="Arial"/>
            <w:b w:val="1"/>
            <w:color w:val="1155cc"/>
            <w:sz w:val="24"/>
            <w:szCs w:val="24"/>
            <w:u w:val="single"/>
            <w:rtl w:val="0"/>
          </w:rPr>
          <w:t xml:space="preserve">12.1.</w:t>
        </w:r>
      </w:hyperlink>
      <w:hyperlink w:anchor="_heading=h.42ze38eho3q1">
        <w:r w:rsidDel="00000000" w:rsidR="00000000" w:rsidRPr="00000000">
          <w:rPr>
            <w:rFonts w:ascii="Arial" w:cs="Arial" w:eastAsia="Arial" w:hAnsi="Arial"/>
            <w:color w:val="1155cc"/>
            <w:sz w:val="24"/>
            <w:szCs w:val="24"/>
            <w:u w:val="single"/>
            <w:rtl w:val="0"/>
          </w:rPr>
          <w:t xml:space="preserve">   </w:t>
        </w:r>
      </w:hyperlink>
      <w:hyperlink w:anchor="_heading=h.42ze38eho3q1">
        <w:r w:rsidDel="00000000" w:rsidR="00000000" w:rsidRPr="00000000">
          <w:rPr>
            <w:rFonts w:ascii="Arial" w:cs="Arial" w:eastAsia="Arial" w:hAnsi="Arial"/>
            <w:b w:val="1"/>
            <w:color w:val="1155cc"/>
            <w:sz w:val="24"/>
            <w:szCs w:val="24"/>
            <w:u w:val="single"/>
            <w:rtl w:val="0"/>
          </w:rPr>
          <w:t xml:space="preserve">Summary of the project outcome</w:t>
        </w:r>
      </w:hyperlink>
      <w:r w:rsidDel="00000000" w:rsidR="00000000" w:rsidRPr="00000000">
        <w:rPr>
          <w:rtl w:val="0"/>
        </w:rPr>
      </w:r>
    </w:p>
    <w:p w:rsidR="00000000" w:rsidDel="00000000" w:rsidP="00000000" w:rsidRDefault="00000000" w:rsidRPr="00000000" w14:paraId="00000042">
      <w:pPr>
        <w:spacing w:after="240" w:before="240" w:line="276" w:lineRule="auto"/>
        <w:ind w:left="1720" w:hanging="580"/>
        <w:rPr>
          <w:rFonts w:ascii="Arial" w:cs="Arial" w:eastAsia="Arial" w:hAnsi="Arial"/>
          <w:b w:val="1"/>
          <w:sz w:val="24"/>
          <w:szCs w:val="24"/>
        </w:rPr>
      </w:pPr>
      <w:hyperlink w:anchor="_heading=h.hh86b0oapqhy">
        <w:r w:rsidDel="00000000" w:rsidR="00000000" w:rsidRPr="00000000">
          <w:rPr>
            <w:rFonts w:ascii="Arial" w:cs="Arial" w:eastAsia="Arial" w:hAnsi="Arial"/>
            <w:b w:val="1"/>
            <w:color w:val="1155cc"/>
            <w:sz w:val="24"/>
            <w:szCs w:val="24"/>
            <w:u w:val="single"/>
            <w:rtl w:val="0"/>
          </w:rPr>
          <w:t xml:space="preserve">12.2.</w:t>
        </w:r>
      </w:hyperlink>
      <w:hyperlink w:anchor="_heading=h.hh86b0oapqhy">
        <w:r w:rsidDel="00000000" w:rsidR="00000000" w:rsidRPr="00000000">
          <w:rPr>
            <w:rFonts w:ascii="Arial" w:cs="Arial" w:eastAsia="Arial" w:hAnsi="Arial"/>
            <w:color w:val="1155cc"/>
            <w:sz w:val="24"/>
            <w:szCs w:val="24"/>
            <w:u w:val="single"/>
            <w:rtl w:val="0"/>
          </w:rPr>
          <w:t xml:space="preserve">   </w:t>
        </w:r>
      </w:hyperlink>
      <w:hyperlink w:anchor="_heading=h.hh86b0oapqhy">
        <w:r w:rsidDel="00000000" w:rsidR="00000000" w:rsidRPr="00000000">
          <w:rPr>
            <w:rFonts w:ascii="Arial" w:cs="Arial" w:eastAsia="Arial" w:hAnsi="Arial"/>
            <w:b w:val="1"/>
            <w:color w:val="1155cc"/>
            <w:sz w:val="24"/>
            <w:szCs w:val="24"/>
            <w:u w:val="single"/>
            <w:rtl w:val="0"/>
          </w:rPr>
          <w:t xml:space="preserve">Future work</w:t>
        </w:r>
      </w:hyperlink>
      <w:r w:rsidDel="00000000" w:rsidR="00000000" w:rsidRPr="00000000">
        <w:rPr>
          <w:rtl w:val="0"/>
        </w:rPr>
      </w:r>
    </w:p>
    <w:p w:rsidR="00000000" w:rsidDel="00000000" w:rsidP="00000000" w:rsidRDefault="00000000" w:rsidRPr="00000000" w14:paraId="00000043">
      <w:pPr>
        <w:spacing w:after="160" w:line="276" w:lineRule="auto"/>
        <w:ind w:left="720" w:hanging="360"/>
        <w:rPr>
          <w:rFonts w:ascii="Arial" w:cs="Arial" w:eastAsia="Arial" w:hAnsi="Arial"/>
          <w:b w:val="1"/>
        </w:rPr>
      </w:pPr>
      <w:r w:rsidDel="00000000" w:rsidR="00000000" w:rsidRPr="00000000">
        <w:rPr>
          <w:rtl w:val="0"/>
        </w:rPr>
      </w:r>
    </w:p>
    <w:p w:rsidR="00000000" w:rsidDel="00000000" w:rsidP="00000000" w:rsidRDefault="00000000" w:rsidRPr="00000000" w14:paraId="00000044">
      <w:pPr>
        <w:spacing w:after="160" w:line="259"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5">
      <w:pPr>
        <w:spacing w:after="160" w:line="259"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6">
      <w:pPr>
        <w:spacing w:after="160" w:line="259"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7">
      <w:pPr>
        <w:pStyle w:val="Heading1"/>
        <w:spacing w:after="160" w:line="259" w:lineRule="auto"/>
        <w:rPr>
          <w:rFonts w:ascii="Arial" w:cs="Arial" w:eastAsia="Arial" w:hAnsi="Arial"/>
          <w:sz w:val="32"/>
          <w:szCs w:val="32"/>
        </w:rPr>
      </w:pPr>
      <w:bookmarkStart w:colFirst="0" w:colLast="0" w:name="_heading=h.omy4dzbowo5z" w:id="3"/>
      <w:bookmarkEnd w:id="3"/>
      <w:r w:rsidDel="00000000" w:rsidR="00000000" w:rsidRPr="00000000">
        <w:rPr>
          <w:rtl w:val="0"/>
        </w:rPr>
      </w:r>
    </w:p>
    <w:p w:rsidR="00000000" w:rsidDel="00000000" w:rsidP="00000000" w:rsidRDefault="00000000" w:rsidRPr="00000000" w14:paraId="00000048">
      <w:pPr>
        <w:pStyle w:val="Heading1"/>
        <w:spacing w:after="240" w:before="240" w:line="259" w:lineRule="auto"/>
        <w:rPr>
          <w:rFonts w:ascii="Arial" w:cs="Arial" w:eastAsia="Arial" w:hAnsi="Arial"/>
          <w:sz w:val="32"/>
          <w:szCs w:val="32"/>
        </w:rPr>
      </w:pPr>
      <w:bookmarkStart w:colFirst="0" w:colLast="0" w:name="_heading=h.l7idxu8bfddi" w:id="4"/>
      <w:bookmarkEnd w:id="4"/>
      <w:r w:rsidDel="00000000" w:rsidR="00000000" w:rsidRPr="00000000">
        <w:rPr>
          <w:rFonts w:ascii="Arial" w:cs="Arial" w:eastAsia="Arial" w:hAnsi="Arial"/>
          <w:sz w:val="32"/>
          <w:szCs w:val="32"/>
          <w:rtl w:val="0"/>
        </w:rPr>
        <w:t xml:space="preserve">1. Acknowledgement:</w:t>
      </w:r>
    </w:p>
    <w:p w:rsidR="00000000" w:rsidDel="00000000" w:rsidP="00000000" w:rsidRDefault="00000000" w:rsidRPr="00000000" w14:paraId="00000049">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develop and deploy an AI-powered banking chatbot aimed at enhancing customer service, facilitating seamless banking transactions, and providing personalized financial assistance. The chatbot will utilize natural language understanding (NLU) to interpret user queries, offer account management functionalities, assist with inquiries regarding banking products and services, provide real-time transaction support, and ensure compliance with industry regulations. Through intuitive interaction and 24/7 availability across multiple channels, the chatbot aims to improve customer satisfaction, reduce operational costs, and drive customer engagement for the bank.</w:t>
      </w:r>
    </w:p>
    <w:p w:rsidR="00000000" w:rsidDel="00000000" w:rsidP="00000000" w:rsidRDefault="00000000" w:rsidRPr="00000000" w14:paraId="0000004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sz w:val="32"/>
          <w:szCs w:val="32"/>
        </w:rPr>
      </w:pPr>
      <w:bookmarkStart w:colFirst="0" w:colLast="0" w:name="_heading=h.izlmh8iok0v1" w:id="5"/>
      <w:bookmarkEnd w:id="5"/>
      <w:r w:rsidDel="00000000" w:rsidR="00000000" w:rsidRPr="00000000">
        <w:rPr>
          <w:rtl w:val="0"/>
        </w:rPr>
      </w:r>
    </w:p>
    <w:p w:rsidR="00000000" w:rsidDel="00000000" w:rsidP="00000000" w:rsidRDefault="00000000" w:rsidRPr="00000000" w14:paraId="0000004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Arial" w:cs="Arial" w:eastAsia="Arial" w:hAnsi="Arial"/>
          <w:sz w:val="28"/>
          <w:szCs w:val="28"/>
        </w:rPr>
      </w:pPr>
      <w:bookmarkStart w:colFirst="0" w:colLast="0" w:name="_heading=h.3yfqm5l20hn6" w:id="6"/>
      <w:bookmarkEnd w:id="6"/>
      <w:r w:rsidDel="00000000" w:rsidR="00000000" w:rsidRPr="00000000">
        <w:rPr>
          <w:rFonts w:ascii="Arial" w:cs="Arial" w:eastAsia="Arial" w:hAnsi="Arial"/>
          <w:sz w:val="32"/>
          <w:szCs w:val="32"/>
          <w:rtl w:val="0"/>
        </w:rPr>
        <w:t xml:space="preserve">2. Abstract:</w:t>
      </w:r>
      <w:r w:rsidDel="00000000" w:rsidR="00000000" w:rsidRPr="00000000">
        <w:rPr>
          <w:rtl w:val="0"/>
        </w:rPr>
      </w:r>
    </w:p>
    <w:p w:rsidR="00000000" w:rsidDel="00000000" w:rsidP="00000000" w:rsidRDefault="00000000" w:rsidRPr="00000000" w14:paraId="0000004C">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core objective of this project is to create an AI-powered chatbot capable of handling a broad spectrum of customer inquiries, offering real-time transaction support, and providing personalized financial assistance. This innovative solution will enable banks to deliver immediate and accurate responses, significantly enhancing customer satisfaction while reducing operational costs. The project encompasses several critical components:</w:t>
      </w:r>
    </w:p>
    <w:p w:rsidR="00000000" w:rsidDel="00000000" w:rsidP="00000000" w:rsidRDefault="00000000" w:rsidRPr="00000000" w14:paraId="0000004D">
      <w:pPr>
        <w:pStyle w:val="Heading1"/>
        <w:spacing w:after="240" w:before="240" w:line="276" w:lineRule="auto"/>
        <w:rPr>
          <w:rFonts w:ascii="Arial" w:cs="Arial" w:eastAsia="Arial" w:hAnsi="Arial"/>
          <w:sz w:val="32"/>
          <w:szCs w:val="32"/>
        </w:rPr>
      </w:pPr>
      <w:bookmarkStart w:colFirst="0" w:colLast="0" w:name="_heading=h.co0dijhlu227" w:id="7"/>
      <w:bookmarkEnd w:id="7"/>
      <w:r w:rsidDel="00000000" w:rsidR="00000000" w:rsidRPr="00000000">
        <w:rPr>
          <w:rFonts w:ascii="Arial" w:cs="Arial" w:eastAsia="Arial" w:hAnsi="Arial"/>
          <w:sz w:val="32"/>
          <w:szCs w:val="32"/>
          <w:rtl w:val="0"/>
        </w:rPr>
        <w:t xml:space="preserve">3. Table of contents with page number</w:t>
      </w:r>
    </w:p>
    <w:p w:rsidR="00000000" w:rsidDel="00000000" w:rsidP="00000000" w:rsidRDefault="00000000" w:rsidRPr="00000000" w14:paraId="0000004E">
      <w:pPr>
        <w:pStyle w:val="Heading1"/>
        <w:spacing w:after="240" w:before="240" w:line="276" w:lineRule="auto"/>
        <w:rPr>
          <w:rFonts w:ascii="Arial" w:cs="Arial" w:eastAsia="Arial" w:hAnsi="Arial"/>
          <w:sz w:val="32"/>
          <w:szCs w:val="32"/>
        </w:rPr>
      </w:pPr>
      <w:bookmarkStart w:colFirst="0" w:colLast="0" w:name="_heading=h.leae79uiqb8w" w:id="8"/>
      <w:bookmarkEnd w:id="8"/>
      <w:r w:rsidDel="00000000" w:rsidR="00000000" w:rsidRPr="00000000">
        <w:rPr>
          <w:rFonts w:ascii="Arial" w:cs="Arial" w:eastAsia="Arial" w:hAnsi="Arial"/>
          <w:sz w:val="32"/>
          <w:szCs w:val="32"/>
          <w:rtl w:val="0"/>
        </w:rPr>
        <w:t xml:space="preserve">4. List of Tables</w:t>
      </w:r>
    </w:p>
    <w:p w:rsidR="00000000" w:rsidDel="00000000" w:rsidP="00000000" w:rsidRDefault="00000000" w:rsidRPr="00000000" w14:paraId="0000004F">
      <w:pPr>
        <w:pStyle w:val="Heading1"/>
        <w:spacing w:after="240" w:before="240" w:line="276" w:lineRule="auto"/>
        <w:rPr>
          <w:rFonts w:ascii="Arial" w:cs="Arial" w:eastAsia="Arial" w:hAnsi="Arial"/>
          <w:sz w:val="32"/>
          <w:szCs w:val="32"/>
        </w:rPr>
      </w:pPr>
      <w:bookmarkStart w:colFirst="0" w:colLast="0" w:name="_heading=h.ghhstyqedmh5" w:id="9"/>
      <w:bookmarkEnd w:id="9"/>
      <w:r w:rsidDel="00000000" w:rsidR="00000000" w:rsidRPr="00000000">
        <w:rPr>
          <w:rFonts w:ascii="Arial" w:cs="Arial" w:eastAsia="Arial" w:hAnsi="Arial"/>
          <w:sz w:val="32"/>
          <w:szCs w:val="32"/>
          <w:rtl w:val="0"/>
        </w:rPr>
        <w:t xml:space="preserve">5. List of Figures</w:t>
      </w:r>
    </w:p>
    <w:p w:rsidR="00000000" w:rsidDel="00000000" w:rsidP="00000000" w:rsidRDefault="00000000" w:rsidRPr="00000000" w14:paraId="00000050">
      <w:pPr>
        <w:pStyle w:val="Heading1"/>
        <w:spacing w:after="240" w:before="240" w:line="276" w:lineRule="auto"/>
        <w:rPr>
          <w:rFonts w:ascii="Arial" w:cs="Arial" w:eastAsia="Arial" w:hAnsi="Arial"/>
        </w:rPr>
      </w:pPr>
      <w:bookmarkStart w:colFirst="0" w:colLast="0" w:name="_heading=h.xf6m3bn8iq6q" w:id="10"/>
      <w:bookmarkEnd w:id="10"/>
      <w:r w:rsidDel="00000000" w:rsidR="00000000" w:rsidRPr="00000000">
        <w:rPr>
          <w:rFonts w:ascii="Arial" w:cs="Arial" w:eastAsia="Arial" w:hAnsi="Arial"/>
          <w:sz w:val="32"/>
          <w:szCs w:val="32"/>
          <w:rtl w:val="0"/>
        </w:rPr>
        <w:t xml:space="preserve">6. Introduction  </w:t>
      </w:r>
      <w:r w:rsidDel="00000000" w:rsidR="00000000" w:rsidRPr="00000000">
        <w:rPr>
          <w:rFonts w:ascii="Arial" w:cs="Arial" w:eastAsia="Arial" w:hAnsi="Arial"/>
          <w:rtl w:val="0"/>
        </w:rPr>
        <w:t xml:space="preserve">     </w:t>
        <w:tab/>
      </w:r>
    </w:p>
    <w:p w:rsidR="00000000" w:rsidDel="00000000" w:rsidP="00000000" w:rsidRDefault="00000000" w:rsidRPr="00000000" w14:paraId="00000051">
      <w:pPr>
        <w:pStyle w:val="Heading2"/>
        <w:spacing w:after="240" w:before="240" w:line="276" w:lineRule="auto"/>
        <w:rPr>
          <w:rFonts w:ascii="Arial" w:cs="Arial" w:eastAsia="Arial" w:hAnsi="Arial"/>
          <w:sz w:val="28"/>
          <w:szCs w:val="28"/>
        </w:rPr>
      </w:pPr>
      <w:bookmarkStart w:colFirst="0" w:colLast="0" w:name="_heading=h.q2kgs1pq5taj" w:id="11"/>
      <w:bookmarkEnd w:id="11"/>
      <w:r w:rsidDel="00000000" w:rsidR="00000000" w:rsidRPr="00000000">
        <w:rPr>
          <w:rFonts w:ascii="Arial" w:cs="Arial" w:eastAsia="Arial" w:hAnsi="Arial"/>
          <w:sz w:val="28"/>
          <w:szCs w:val="28"/>
          <w:rtl w:val="0"/>
        </w:rPr>
        <w:t xml:space="preserve">6.1. Motivation</w:t>
      </w:r>
    </w:p>
    <w:p w:rsidR="00000000" w:rsidDel="00000000" w:rsidP="00000000" w:rsidRDefault="00000000" w:rsidRPr="00000000" w14:paraId="00000052">
      <w:pPr>
        <w:spacing w:after="240" w:before="24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 an increasingly digital world, the demand for smart and interactive solutions is paramount. Traditional customer service methods often lead to long wait times, limited access outside business hours, and inefficient resolution of inquiries, resulting in customer frustration and dissatisfaction. The SMART AND INTERACTIVE BOT project aims to leverage the latest advancements in artificial intelligence and machine learning to create a cutting-edge chatbot that enhances user experience through intelligent and engaging interactions.</w:t>
      </w:r>
    </w:p>
    <w:p w:rsidR="00000000" w:rsidDel="00000000" w:rsidP="00000000" w:rsidRDefault="00000000" w:rsidRPr="00000000" w14:paraId="00000053">
      <w:pPr>
        <w:numPr>
          <w:ilvl w:val="0"/>
          <w:numId w:val="3"/>
        </w:numPr>
        <w:spacing w:after="0" w:afterAutospacing="0" w:before="24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Reducing Long Waiting Times</w:t>
      </w:r>
      <w:r w:rsidDel="00000000" w:rsidR="00000000" w:rsidRPr="00000000">
        <w:rPr>
          <w:rFonts w:ascii="Arial" w:cs="Arial" w:eastAsia="Arial" w:hAnsi="Arial"/>
          <w:sz w:val="24"/>
          <w:szCs w:val="24"/>
          <w:rtl w:val="0"/>
        </w:rPr>
        <w:t xml:space="preserve">: Prolonged wait times when seeking assistance affect customer satisfaction and overall experience. The chatbot will provide immediate responses, eliminating the need for customers to wait for human representatives.</w:t>
      </w:r>
    </w:p>
    <w:p w:rsidR="00000000" w:rsidDel="00000000" w:rsidP="00000000" w:rsidRDefault="00000000" w:rsidRPr="00000000" w14:paraId="00000054">
      <w:pPr>
        <w:numPr>
          <w:ilvl w:val="0"/>
          <w:numId w:val="3"/>
        </w:numPr>
        <w:spacing w:after="0" w:afterAutospacing="0" w:before="0" w:beforeAutospacing="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Improving Customer Experience</w:t>
      </w:r>
      <w:r w:rsidDel="00000000" w:rsidR="00000000" w:rsidRPr="00000000">
        <w:rPr>
          <w:rFonts w:ascii="Arial" w:cs="Arial" w:eastAsia="Arial" w:hAnsi="Arial"/>
          <w:sz w:val="24"/>
          <w:szCs w:val="24"/>
          <w:rtl w:val="0"/>
        </w:rPr>
        <w:t xml:space="preserve">: By offering 24/7 availability and personalized assistance, the chatbot will significantly enhance the customer service experience.</w:t>
      </w:r>
    </w:p>
    <w:p w:rsidR="00000000" w:rsidDel="00000000" w:rsidP="00000000" w:rsidRDefault="00000000" w:rsidRPr="00000000" w14:paraId="00000055">
      <w:pPr>
        <w:numPr>
          <w:ilvl w:val="0"/>
          <w:numId w:val="3"/>
        </w:numPr>
        <w:spacing w:after="0" w:afterAutospacing="0" w:before="0" w:beforeAutospacing="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Reducing Inefficiencies and Risk of Errors</w:t>
      </w:r>
      <w:r w:rsidDel="00000000" w:rsidR="00000000" w:rsidRPr="00000000">
        <w:rPr>
          <w:rFonts w:ascii="Arial" w:cs="Arial" w:eastAsia="Arial" w:hAnsi="Arial"/>
          <w:sz w:val="24"/>
          <w:szCs w:val="24"/>
          <w:rtl w:val="0"/>
        </w:rPr>
        <w:t xml:space="preserve">: Human errors within the customer service process can lead to inefficiencies and incorrect or misleading information being provided to customers. An AI-powered chatbot can ensure consistent and accurate responses.</w:t>
      </w:r>
    </w:p>
    <w:p w:rsidR="00000000" w:rsidDel="00000000" w:rsidP="00000000" w:rsidRDefault="00000000" w:rsidRPr="00000000" w14:paraId="00000056">
      <w:pPr>
        <w:numPr>
          <w:ilvl w:val="0"/>
          <w:numId w:val="3"/>
        </w:numPr>
        <w:spacing w:after="240" w:before="0" w:beforeAutospacing="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Operational Efficiency</w:t>
      </w:r>
      <w:r w:rsidDel="00000000" w:rsidR="00000000" w:rsidRPr="00000000">
        <w:rPr>
          <w:rFonts w:ascii="Arial" w:cs="Arial" w:eastAsia="Arial" w:hAnsi="Arial"/>
          <w:sz w:val="24"/>
          <w:szCs w:val="24"/>
          <w:rtl w:val="0"/>
        </w:rPr>
        <w:t xml:space="preserve">: Automating routine customer service tasks will reduce the workload on human representatives, allowing them to focus on more complex issues.</w:t>
      </w:r>
    </w:p>
    <w:p w:rsidR="00000000" w:rsidDel="00000000" w:rsidP="00000000" w:rsidRDefault="00000000" w:rsidRPr="00000000" w14:paraId="00000057">
      <w:pPr>
        <w:spacing w:after="240" w:before="240" w:line="276" w:lineRule="auto"/>
        <w:ind w:left="0" w:firstLine="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58">
      <w:pPr>
        <w:pStyle w:val="Heading2"/>
        <w:spacing w:after="240" w:before="240" w:line="276" w:lineRule="auto"/>
        <w:rPr>
          <w:rFonts w:ascii="Arial" w:cs="Arial" w:eastAsia="Arial" w:hAnsi="Arial"/>
        </w:rPr>
      </w:pPr>
      <w:bookmarkStart w:colFirst="0" w:colLast="0" w:name="_heading=h.xxtctztp17mn" w:id="12"/>
      <w:bookmarkEnd w:id="12"/>
      <w:r w:rsidDel="00000000" w:rsidR="00000000" w:rsidRPr="00000000">
        <w:rPr>
          <w:rFonts w:ascii="Arial" w:cs="Arial" w:eastAsia="Arial" w:hAnsi="Arial"/>
          <w:sz w:val="28"/>
          <w:szCs w:val="28"/>
          <w:rtl w:val="0"/>
        </w:rPr>
        <w:t xml:space="preserve">6.2. Project scope</w:t>
      </w:r>
      <w:r w:rsidDel="00000000" w:rsidR="00000000" w:rsidRPr="00000000">
        <w:rPr>
          <w:rtl w:val="0"/>
        </w:rPr>
      </w:r>
    </w:p>
    <w:p w:rsidR="00000000" w:rsidDel="00000000" w:rsidP="00000000" w:rsidRDefault="00000000" w:rsidRPr="00000000" w14:paraId="00000059">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scope of the project encompasses the development and deployment of a chatbot system specifically tailored for bank-related customer service. The design will focus on creating a user-friendly interface that allows customers to interact with the chatbot seamlessly.</w:t>
      </w:r>
    </w:p>
    <w:p w:rsidR="00000000" w:rsidDel="00000000" w:rsidP="00000000" w:rsidRDefault="00000000" w:rsidRPr="00000000" w14:paraId="0000005A">
      <w:pPr>
        <w:pStyle w:val="Heading3"/>
        <w:keepNext w:val="0"/>
        <w:keepLines w:val="0"/>
        <w:spacing w:line="276" w:lineRule="auto"/>
        <w:rPr>
          <w:rFonts w:ascii="Arial" w:cs="Arial" w:eastAsia="Arial" w:hAnsi="Arial"/>
          <w:b w:val="0"/>
          <w:sz w:val="24"/>
          <w:szCs w:val="24"/>
        </w:rPr>
      </w:pPr>
      <w:bookmarkStart w:colFirst="0" w:colLast="0" w:name="_heading=h.koifb5mqamc0" w:id="13"/>
      <w:bookmarkEnd w:id="13"/>
      <w:r w:rsidDel="00000000" w:rsidR="00000000" w:rsidRPr="00000000">
        <w:rPr>
          <w:rFonts w:ascii="Arial" w:cs="Arial" w:eastAsia="Arial" w:hAnsi="Arial"/>
          <w:b w:val="0"/>
          <w:sz w:val="24"/>
          <w:szCs w:val="24"/>
          <w:rtl w:val="0"/>
        </w:rPr>
        <w:t xml:space="preserve">Key Aspects of the Project Scope:</w:t>
      </w:r>
    </w:p>
    <w:p w:rsidR="00000000" w:rsidDel="00000000" w:rsidP="00000000" w:rsidRDefault="00000000" w:rsidRPr="00000000" w14:paraId="0000005B">
      <w:pPr>
        <w:numPr>
          <w:ilvl w:val="0"/>
          <w:numId w:val="26"/>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of the Chatbot System:</w:t>
      </w:r>
    </w:p>
    <w:p w:rsidR="00000000" w:rsidDel="00000000" w:rsidP="00000000" w:rsidRDefault="00000000" w:rsidRPr="00000000" w14:paraId="0000005C">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Natural Language Understanding (NLU): Implementing NLU to interpret and respond to user queries accurately.</w:t>
      </w:r>
    </w:p>
    <w:p w:rsidR="00000000" w:rsidDel="00000000" w:rsidP="00000000" w:rsidRDefault="00000000" w:rsidRPr="00000000" w14:paraId="0000005D">
      <w:pPr>
        <w:numPr>
          <w:ilvl w:val="1"/>
          <w:numId w:val="26"/>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Machine Learning Models: Developing predictive models to provide personalized financial assistance and recommendations.</w:t>
      </w:r>
    </w:p>
    <w:p w:rsidR="00000000" w:rsidDel="00000000" w:rsidP="00000000" w:rsidRDefault="00000000" w:rsidRPr="00000000" w14:paraId="0000005E">
      <w:pPr>
        <w:spacing w:after="240" w:before="240" w:line="276" w:lineRule="auto"/>
        <w:ind w:left="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Project in Scope (Post POC Approval):</w:t>
      </w:r>
      <w:r w:rsidDel="00000000" w:rsidR="00000000" w:rsidRPr="00000000">
        <w:rPr>
          <w:rFonts w:ascii="Arial" w:cs="Arial" w:eastAsia="Arial" w:hAnsi="Arial"/>
          <w:sz w:val="24"/>
          <w:szCs w:val="24"/>
          <w:rtl w:val="0"/>
        </w:rPr>
        <w:br w:type="textWrapping"/>
        <w:t xml:space="preserve">Integration with Existing Systems:</w:t>
      </w:r>
    </w:p>
    <w:p w:rsidR="00000000" w:rsidDel="00000000" w:rsidP="00000000" w:rsidRDefault="00000000" w:rsidRPr="00000000" w14:paraId="0000005F">
      <w:pPr>
        <w:numPr>
          <w:ilvl w:val="1"/>
          <w:numId w:val="26"/>
        </w:numPr>
        <w:spacing w:after="0" w:afterAutospacing="0" w:before="24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Integration: Ensuring seamless integration with the bank’s existing systems and databases using APIs and SQL for real-time data retrieval and updates. </w:t>
      </w:r>
    </w:p>
    <w:p w:rsidR="00000000" w:rsidDel="00000000" w:rsidP="00000000" w:rsidRDefault="00000000" w:rsidRPr="00000000" w14:paraId="00000060">
      <w:pPr>
        <w:numPr>
          <w:ilvl w:val="0"/>
          <w:numId w:val="26"/>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Interface Design:</w:t>
      </w:r>
    </w:p>
    <w:p w:rsidR="00000000" w:rsidDel="00000000" w:rsidP="00000000" w:rsidRDefault="00000000" w:rsidRPr="00000000" w14:paraId="00000061">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Multichannel Support: Designing an intuitive chat interface accessible through web, mobile, and social media platforms.</w:t>
      </w:r>
    </w:p>
    <w:p w:rsidR="00000000" w:rsidDel="00000000" w:rsidP="00000000" w:rsidRDefault="00000000" w:rsidRPr="00000000" w14:paraId="00000062">
      <w:pPr>
        <w:numPr>
          <w:ilvl w:val="0"/>
          <w:numId w:val="26"/>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Testing and Validation:</w:t>
      </w:r>
    </w:p>
    <w:p w:rsidR="00000000" w:rsidDel="00000000" w:rsidP="00000000" w:rsidRDefault="00000000" w:rsidRPr="00000000" w14:paraId="00000063">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Functional and Performance Testing: Rigorous testing to ensure the chatbot meets required standards.</w:t>
      </w:r>
    </w:p>
    <w:p w:rsidR="00000000" w:rsidDel="00000000" w:rsidP="00000000" w:rsidRDefault="00000000" w:rsidRPr="00000000" w14:paraId="00000064">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Acceptance Testing (UAT): Conducting UAT with a select group of bank employees and customers to validate the chatbot’s effectiveness.</w:t>
      </w:r>
    </w:p>
    <w:p w:rsidR="00000000" w:rsidDel="00000000" w:rsidP="00000000" w:rsidRDefault="00000000" w:rsidRPr="00000000" w14:paraId="00000065">
      <w:pPr>
        <w:numPr>
          <w:ilvl w:val="0"/>
          <w:numId w:val="26"/>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Deployment and Monitoring:</w:t>
      </w:r>
    </w:p>
    <w:p w:rsidR="00000000" w:rsidDel="00000000" w:rsidP="00000000" w:rsidRDefault="00000000" w:rsidRPr="00000000" w14:paraId="00000066">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Deployment Plan: Executing a detailed plan to launch the chatbot in a production environment.</w:t>
      </w:r>
    </w:p>
    <w:p w:rsidR="00000000" w:rsidDel="00000000" w:rsidP="00000000" w:rsidRDefault="00000000" w:rsidRPr="00000000" w14:paraId="00000067">
      <w:pPr>
        <w:numPr>
          <w:ilvl w:val="1"/>
          <w:numId w:val="26"/>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Monitoring: Using tools like Streamlit to track the chatbot’s performance and usage in real-time for continuous improvement.</w:t>
      </w:r>
    </w:p>
    <w:p w:rsidR="00000000" w:rsidDel="00000000" w:rsidP="00000000" w:rsidRDefault="00000000" w:rsidRPr="00000000" w14:paraId="00000068">
      <w:pPr>
        <w:numPr>
          <w:ilvl w:val="0"/>
          <w:numId w:val="26"/>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Constraints:</w:t>
      </w:r>
    </w:p>
    <w:p w:rsidR="00000000" w:rsidDel="00000000" w:rsidP="00000000" w:rsidRDefault="00000000" w:rsidRPr="00000000" w14:paraId="00000069">
      <w:pPr>
        <w:numPr>
          <w:ilvl w:val="0"/>
          <w:numId w:val="37"/>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Regulatory Compliance:</w:t>
      </w:r>
      <w:r w:rsidDel="00000000" w:rsidR="00000000" w:rsidRPr="00000000">
        <w:rPr>
          <w:rFonts w:ascii="Arial" w:cs="Arial" w:eastAsia="Arial" w:hAnsi="Arial"/>
          <w:sz w:val="24"/>
          <w:szCs w:val="24"/>
          <w:rtl w:val="0"/>
        </w:rPr>
        <w:t xml:space="preserve"> Ensuring all aspects of the chatbot adhere to banking regulations.</w:t>
      </w:r>
    </w:p>
    <w:p w:rsidR="00000000" w:rsidDel="00000000" w:rsidP="00000000" w:rsidRDefault="00000000" w:rsidRPr="00000000" w14:paraId="0000006A">
      <w:pPr>
        <w:numPr>
          <w:ilvl w:val="0"/>
          <w:numId w:val="37"/>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Data Security and Privacy</w:t>
      </w:r>
      <w:r w:rsidDel="00000000" w:rsidR="00000000" w:rsidRPr="00000000">
        <w:rPr>
          <w:rFonts w:ascii="Arial" w:cs="Arial" w:eastAsia="Arial" w:hAnsi="Arial"/>
          <w:sz w:val="24"/>
          <w:szCs w:val="24"/>
          <w:rtl w:val="0"/>
        </w:rPr>
        <w:t xml:space="preserve">: Maintaining high standards of data security and privacy.</w:t>
      </w:r>
    </w:p>
    <w:p w:rsidR="00000000" w:rsidDel="00000000" w:rsidP="00000000" w:rsidRDefault="00000000" w:rsidRPr="00000000" w14:paraId="0000006B">
      <w:pPr>
        <w:numPr>
          <w:ilvl w:val="0"/>
          <w:numId w:val="37"/>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Performance Optimization: </w:t>
      </w:r>
      <w:r w:rsidDel="00000000" w:rsidR="00000000" w:rsidRPr="00000000">
        <w:rPr>
          <w:rFonts w:ascii="Arial" w:cs="Arial" w:eastAsia="Arial" w:hAnsi="Arial"/>
          <w:sz w:val="24"/>
          <w:szCs w:val="24"/>
          <w:rtl w:val="0"/>
        </w:rPr>
        <w:t xml:space="preserve">Ensuring the chatbot can handle high volumes of queries efficiently.</w:t>
      </w:r>
    </w:p>
    <w:p w:rsidR="00000000" w:rsidDel="00000000" w:rsidP="00000000" w:rsidRDefault="00000000" w:rsidRPr="00000000" w14:paraId="0000006C">
      <w:pPr>
        <w:spacing w:after="240" w:before="240" w:line="276"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D">
      <w:pPr>
        <w:pStyle w:val="Heading2"/>
        <w:spacing w:after="240" w:before="240" w:line="276" w:lineRule="auto"/>
        <w:rPr>
          <w:rFonts w:ascii="Arial" w:cs="Arial" w:eastAsia="Arial" w:hAnsi="Arial"/>
        </w:rPr>
      </w:pPr>
      <w:bookmarkStart w:colFirst="0" w:colLast="0" w:name="_heading=h.ysa1tb3d26ii" w:id="14"/>
      <w:bookmarkEnd w:id="14"/>
      <w:r w:rsidDel="00000000" w:rsidR="00000000" w:rsidRPr="00000000">
        <w:rPr>
          <w:rFonts w:ascii="Arial" w:cs="Arial" w:eastAsia="Arial" w:hAnsi="Arial"/>
          <w:sz w:val="28"/>
          <w:szCs w:val="28"/>
          <w:rtl w:val="0"/>
        </w:rPr>
        <w:t xml:space="preserve">6.3.  Project Goal</w:t>
      </w:r>
      <w:r w:rsidDel="00000000" w:rsidR="00000000" w:rsidRPr="00000000">
        <w:rPr>
          <w:rtl w:val="0"/>
        </w:rPr>
      </w:r>
    </w:p>
    <w:p w:rsidR="00000000" w:rsidDel="00000000" w:rsidP="00000000" w:rsidRDefault="00000000" w:rsidRPr="00000000" w14:paraId="0000006E">
      <w:pPr>
        <w:spacing w:after="240" w:before="24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ultimate goal of the SMART AND INTERACTIVE BOT project is to create a versatile and intelligent chatbot that can seamlessly integrate into various platforms and provide a consistent, high-quality user experience. The project aims to revolutionize how users interact with technology, making it more intuitive, responsive, and adaptive to their need with “</w:t>
      </w:r>
      <w:r w:rsidDel="00000000" w:rsidR="00000000" w:rsidRPr="00000000">
        <w:rPr>
          <w:rFonts w:ascii="Arial" w:cs="Arial" w:eastAsia="Arial" w:hAnsi="Arial"/>
          <w:b w:val="1"/>
          <w:sz w:val="24"/>
          <w:szCs w:val="24"/>
          <w:rtl w:val="0"/>
        </w:rPr>
        <w:t xml:space="preserve">controlled narrative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F">
      <w:pPr>
        <w:spacing w:after="240" w:before="240"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Here the bot can hint the user with next questions which will help to a large extent to avoid connecting to agents which is the ultimate intent without customer expressing dissatisfaction.</w:t>
      </w:r>
    </w:p>
    <w:p w:rsidR="00000000" w:rsidDel="00000000" w:rsidP="00000000" w:rsidRDefault="00000000" w:rsidRPr="00000000" w14:paraId="00000070">
      <w:pPr>
        <w:pStyle w:val="Heading3"/>
        <w:keepNext w:val="0"/>
        <w:keepLines w:val="0"/>
        <w:spacing w:line="276" w:lineRule="auto"/>
        <w:rPr>
          <w:rFonts w:ascii="Arial" w:cs="Arial" w:eastAsia="Arial" w:hAnsi="Arial"/>
          <w:sz w:val="24"/>
          <w:szCs w:val="24"/>
        </w:rPr>
      </w:pPr>
      <w:bookmarkStart w:colFirst="0" w:colLast="0" w:name="_heading=h.jjqhvu4m70dg" w:id="15"/>
      <w:bookmarkEnd w:id="15"/>
      <w:r w:rsidDel="00000000" w:rsidR="00000000" w:rsidRPr="00000000">
        <w:rPr>
          <w:rFonts w:ascii="Arial" w:cs="Arial" w:eastAsia="Arial" w:hAnsi="Arial"/>
          <w:sz w:val="24"/>
          <w:szCs w:val="24"/>
          <w:rtl w:val="0"/>
        </w:rPr>
        <w:t xml:space="preserve">Specific Goals:</w:t>
      </w:r>
    </w:p>
    <w:p w:rsidR="00000000" w:rsidDel="00000000" w:rsidP="00000000" w:rsidRDefault="00000000" w:rsidRPr="00000000" w14:paraId="00000071">
      <w:pPr>
        <w:numPr>
          <w:ilvl w:val="0"/>
          <w:numId w:val="15"/>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Enhance Customer Satisfaction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2">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Immediate and Accurate Responses</w:t>
      </w:r>
      <w:r w:rsidDel="00000000" w:rsidR="00000000" w:rsidRPr="00000000">
        <w:rPr>
          <w:rFonts w:ascii="Arial" w:cs="Arial" w:eastAsia="Arial" w:hAnsi="Arial"/>
          <w:sz w:val="24"/>
          <w:szCs w:val="24"/>
          <w:rtl w:val="0"/>
        </w:rPr>
        <w:t xml:space="preserve">: Providing real-time, accurate answers to customer inquiries to improve satisfaction.</w:t>
      </w:r>
    </w:p>
    <w:p w:rsidR="00000000" w:rsidDel="00000000" w:rsidP="00000000" w:rsidRDefault="00000000" w:rsidRPr="00000000" w14:paraId="00000073">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24/7 Availability</w:t>
      </w:r>
      <w:r w:rsidDel="00000000" w:rsidR="00000000" w:rsidRPr="00000000">
        <w:rPr>
          <w:rFonts w:ascii="Arial" w:cs="Arial" w:eastAsia="Arial" w:hAnsi="Arial"/>
          <w:sz w:val="24"/>
          <w:szCs w:val="24"/>
          <w:rtl w:val="0"/>
        </w:rPr>
        <w:t xml:space="preserve">: Offering round-the-clock support to ensure customers can get assistance anytime.</w:t>
      </w:r>
    </w:p>
    <w:p w:rsidR="00000000" w:rsidDel="00000000" w:rsidP="00000000" w:rsidRDefault="00000000" w:rsidRPr="00000000" w14:paraId="00000074">
      <w:pPr>
        <w:numPr>
          <w:ilvl w:val="0"/>
          <w:numId w:val="1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Improve Operational Efficiency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5">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Automating Routine Tasks</w:t>
      </w:r>
      <w:r w:rsidDel="00000000" w:rsidR="00000000" w:rsidRPr="00000000">
        <w:rPr>
          <w:rFonts w:ascii="Arial" w:cs="Arial" w:eastAsia="Arial" w:hAnsi="Arial"/>
          <w:sz w:val="24"/>
          <w:szCs w:val="24"/>
          <w:rtl w:val="0"/>
        </w:rPr>
        <w:t xml:space="preserve">: Reducing the workload on human representatives by automating common queries and tasks.</w:t>
      </w:r>
    </w:p>
    <w:p w:rsidR="00000000" w:rsidDel="00000000" w:rsidP="00000000" w:rsidRDefault="00000000" w:rsidRPr="00000000" w14:paraId="00000076">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Reducing Operational Costs</w:t>
      </w:r>
      <w:r w:rsidDel="00000000" w:rsidR="00000000" w:rsidRPr="00000000">
        <w:rPr>
          <w:rFonts w:ascii="Arial" w:cs="Arial" w:eastAsia="Arial" w:hAnsi="Arial"/>
          <w:sz w:val="24"/>
          <w:szCs w:val="24"/>
          <w:rtl w:val="0"/>
        </w:rPr>
        <w:t xml:space="preserve">: Lowering costs associated with customer service by minimizing the need for a large customer support team.</w:t>
      </w:r>
    </w:p>
    <w:p w:rsidR="00000000" w:rsidDel="00000000" w:rsidP="00000000" w:rsidRDefault="00000000" w:rsidRPr="00000000" w14:paraId="00000077">
      <w:pPr>
        <w:numPr>
          <w:ilvl w:val="0"/>
          <w:numId w:val="1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Increase Customer Engagement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8">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Personalized Assistance</w:t>
      </w:r>
      <w:r w:rsidDel="00000000" w:rsidR="00000000" w:rsidRPr="00000000">
        <w:rPr>
          <w:rFonts w:ascii="Arial" w:cs="Arial" w:eastAsia="Arial" w:hAnsi="Arial"/>
          <w:sz w:val="24"/>
          <w:szCs w:val="24"/>
          <w:rtl w:val="0"/>
        </w:rPr>
        <w:t xml:space="preserve">: Using data-driven insights to offer personalized financial advice and recommendations.</w:t>
      </w:r>
    </w:p>
    <w:p w:rsidR="00000000" w:rsidDel="00000000" w:rsidP="00000000" w:rsidRDefault="00000000" w:rsidRPr="00000000" w14:paraId="00000079">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Interactive and Engaging Interface</w:t>
      </w:r>
      <w:r w:rsidDel="00000000" w:rsidR="00000000" w:rsidRPr="00000000">
        <w:rPr>
          <w:rFonts w:ascii="Arial" w:cs="Arial" w:eastAsia="Arial" w:hAnsi="Arial"/>
          <w:sz w:val="24"/>
          <w:szCs w:val="24"/>
          <w:rtl w:val="0"/>
        </w:rPr>
        <w:t xml:space="preserve">: Designing a user-friendly interface that encourages customer interaction and engagement.</w:t>
      </w:r>
    </w:p>
    <w:p w:rsidR="00000000" w:rsidDel="00000000" w:rsidP="00000000" w:rsidRDefault="00000000" w:rsidRPr="00000000" w14:paraId="0000007A">
      <w:pPr>
        <w:numPr>
          <w:ilvl w:val="0"/>
          <w:numId w:val="15"/>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Gain Competitive Advantage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B">
      <w:pPr>
        <w:numPr>
          <w:ilvl w:val="1"/>
          <w:numId w:val="15"/>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Innovative AI Solutions</w:t>
      </w:r>
      <w:r w:rsidDel="00000000" w:rsidR="00000000" w:rsidRPr="00000000">
        <w:rPr>
          <w:rFonts w:ascii="Arial" w:cs="Arial" w:eastAsia="Arial" w:hAnsi="Arial"/>
          <w:sz w:val="24"/>
          <w:szCs w:val="24"/>
          <w:rtl w:val="0"/>
        </w:rPr>
        <w:t xml:space="preserve">: Positioning the bank as a leader in customer service innovation through the implementation of advanced AI technologies.</w:t>
      </w:r>
    </w:p>
    <w:p w:rsidR="00000000" w:rsidDel="00000000" w:rsidP="00000000" w:rsidRDefault="00000000" w:rsidRPr="00000000" w14:paraId="0000007C">
      <w:pPr>
        <w:numPr>
          <w:ilvl w:val="1"/>
          <w:numId w:val="15"/>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Future-Proofing Service</w:t>
      </w:r>
      <w:r w:rsidDel="00000000" w:rsidR="00000000" w:rsidRPr="00000000">
        <w:rPr>
          <w:rFonts w:ascii="Arial" w:cs="Arial" w:eastAsia="Arial" w:hAnsi="Arial"/>
          <w:sz w:val="24"/>
          <w:szCs w:val="24"/>
          <w:rtl w:val="0"/>
        </w:rPr>
        <w:t xml:space="preserve">: Ensuring the chatbot can adapt to future technological advancements and changing customer needs.</w:t>
      </w:r>
    </w:p>
    <w:p w:rsidR="00000000" w:rsidDel="00000000" w:rsidP="00000000" w:rsidRDefault="00000000" w:rsidRPr="00000000" w14:paraId="0000007D">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By achieving these goals, the SMART AND INTERACTIVE BOT project aims to provide a transformative customer service experience, fostering greater customer loyalty and operational excellence.</w:t>
      </w:r>
    </w:p>
    <w:p w:rsidR="00000000" w:rsidDel="00000000" w:rsidP="00000000" w:rsidRDefault="00000000" w:rsidRPr="00000000" w14:paraId="0000007E">
      <w:pPr>
        <w:spacing w:after="240" w:before="240" w:line="276"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pStyle w:val="Heading2"/>
        <w:spacing w:after="240" w:before="240" w:line="276" w:lineRule="auto"/>
        <w:rPr>
          <w:rFonts w:ascii="Arial" w:cs="Arial" w:eastAsia="Arial" w:hAnsi="Arial"/>
          <w:sz w:val="24"/>
          <w:szCs w:val="24"/>
        </w:rPr>
      </w:pPr>
      <w:bookmarkStart w:colFirst="0" w:colLast="0" w:name="_heading=h.1fbyyfulsdmo" w:id="16"/>
      <w:bookmarkEnd w:id="16"/>
      <w:r w:rsidDel="00000000" w:rsidR="00000000" w:rsidRPr="00000000">
        <w:rPr>
          <w:rFonts w:ascii="Arial" w:cs="Arial" w:eastAsia="Arial" w:hAnsi="Arial"/>
          <w:sz w:val="24"/>
          <w:szCs w:val="24"/>
          <w:rtl w:val="0"/>
        </w:rPr>
        <w:t xml:space="preserve">6.4.  Literature/Market survey</w:t>
      </w:r>
    </w:p>
    <w:p w:rsidR="00000000" w:rsidDel="00000000" w:rsidP="00000000" w:rsidRDefault="00000000" w:rsidRPr="00000000" w14:paraId="00000080">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of smart and interactive bots has become a significant focus within the fields of artificial intelligence (AI) and machine learning (ML). These bots are designed to provide intelligent, responsive, and personalized interactions across various applications including customer service, healthcare, education, and more. This survey explores the current state of literature and market trends related to smart and interactive bots.</w:t>
      </w:r>
    </w:p>
    <w:p w:rsidR="00000000" w:rsidDel="00000000" w:rsidP="00000000" w:rsidRDefault="00000000" w:rsidRPr="00000000" w14:paraId="00000081">
      <w:pPr>
        <w:pStyle w:val="Heading3"/>
        <w:keepNext w:val="0"/>
        <w:keepLines w:val="0"/>
        <w:spacing w:line="276" w:lineRule="auto"/>
        <w:rPr>
          <w:rFonts w:ascii="Arial" w:cs="Arial" w:eastAsia="Arial" w:hAnsi="Arial"/>
          <w:sz w:val="24"/>
          <w:szCs w:val="24"/>
        </w:rPr>
      </w:pPr>
      <w:bookmarkStart w:colFirst="0" w:colLast="0" w:name="_heading=h.sc95bwvwcrpt" w:id="17"/>
      <w:bookmarkEnd w:id="17"/>
      <w:r w:rsidDel="00000000" w:rsidR="00000000" w:rsidRPr="00000000">
        <w:rPr>
          <w:rFonts w:ascii="Arial" w:cs="Arial" w:eastAsia="Arial" w:hAnsi="Arial"/>
          <w:sz w:val="24"/>
          <w:szCs w:val="24"/>
          <w:rtl w:val="0"/>
        </w:rPr>
        <w:t xml:space="preserve">Literature Review</w:t>
      </w:r>
    </w:p>
    <w:p w:rsidR="00000000" w:rsidDel="00000000" w:rsidP="00000000" w:rsidRDefault="00000000" w:rsidRPr="00000000" w14:paraId="00000082">
      <w:pPr>
        <w:numPr>
          <w:ilvl w:val="0"/>
          <w:numId w:val="1"/>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Advancements in Natural Language Processing (NLP):</w:t>
      </w:r>
    </w:p>
    <w:p w:rsidR="00000000" w:rsidDel="00000000" w:rsidP="00000000" w:rsidRDefault="00000000" w:rsidRPr="00000000" w14:paraId="00000083">
      <w:pPr>
        <w:numPr>
          <w:ilvl w:val="1"/>
          <w:numId w:val="1"/>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Research Papers: Recent research in NLP has led to significant improvements in understanding and generating human language. Key advancements include transformer models like BERT and GPT, which have set new benchmarks in various NLP tasks.</w:t>
      </w:r>
    </w:p>
    <w:p w:rsidR="00000000" w:rsidDel="00000000" w:rsidP="00000000" w:rsidRDefault="00000000" w:rsidRPr="00000000" w14:paraId="00000084">
      <w:pPr>
        <w:numPr>
          <w:ilvl w:val="1"/>
          <w:numId w:val="1"/>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Applications: These advancements have been applied to develop more sophisticated chatbots capable of understanding complex queries and providing relevant responses.</w:t>
      </w:r>
    </w:p>
    <w:p w:rsidR="00000000" w:rsidDel="00000000" w:rsidP="00000000" w:rsidRDefault="00000000" w:rsidRPr="00000000" w14:paraId="00000085">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Machine Learning Techniques:</w:t>
      </w:r>
    </w:p>
    <w:p w:rsidR="00000000" w:rsidDel="00000000" w:rsidP="00000000" w:rsidRDefault="00000000" w:rsidRPr="00000000" w14:paraId="00000086">
      <w:pPr>
        <w:numPr>
          <w:ilvl w:val="1"/>
          <w:numId w:val="1"/>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Algorithms and Models: The use of machine learning algorithms, such as decision trees, random forests, and gradient boosting, has enhanced the ability to predict user needs and provide personalized recommendations.</w:t>
      </w:r>
    </w:p>
    <w:p w:rsidR="00000000" w:rsidDel="00000000" w:rsidP="00000000" w:rsidRDefault="00000000" w:rsidRPr="00000000" w14:paraId="00000087">
      <w:pPr>
        <w:numPr>
          <w:ilvl w:val="1"/>
          <w:numId w:val="1"/>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Model Training: Techniques like supervised learning, unsupervised learning, and reinforcement learning are used to train models on large datasets, improving their accuracy and efficiency.</w:t>
      </w:r>
    </w:p>
    <w:p w:rsidR="00000000" w:rsidDel="00000000" w:rsidP="00000000" w:rsidRDefault="00000000" w:rsidRPr="00000000" w14:paraId="00000088">
      <w:pPr>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Experience and Design:</w:t>
      </w:r>
    </w:p>
    <w:p w:rsidR="00000000" w:rsidDel="00000000" w:rsidP="00000000" w:rsidRDefault="00000000" w:rsidRPr="00000000" w14:paraId="00000089">
      <w:pPr>
        <w:numPr>
          <w:ilvl w:val="1"/>
          <w:numId w:val="1"/>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Human-Computer Interaction (HCI): Studies in HCI emphasize the importance of designing user-friendly interfaces that facilitate easy interaction with chatbots. Factors such as usability, accessibility, and aesthetic appeal play a crucial role in user satisfaction.</w:t>
      </w:r>
    </w:p>
    <w:p w:rsidR="00000000" w:rsidDel="00000000" w:rsidP="00000000" w:rsidRDefault="00000000" w:rsidRPr="00000000" w14:paraId="0000008A">
      <w:pPr>
        <w:pStyle w:val="Heading3"/>
        <w:keepNext w:val="0"/>
        <w:keepLines w:val="0"/>
        <w:spacing w:line="276" w:lineRule="auto"/>
        <w:rPr>
          <w:rFonts w:ascii="Arial" w:cs="Arial" w:eastAsia="Arial" w:hAnsi="Arial"/>
          <w:sz w:val="24"/>
          <w:szCs w:val="24"/>
        </w:rPr>
      </w:pPr>
      <w:bookmarkStart w:colFirst="0" w:colLast="0" w:name="_heading=h.3etwpsq3rptw" w:id="18"/>
      <w:bookmarkEnd w:id="18"/>
      <w:r w:rsidDel="00000000" w:rsidR="00000000" w:rsidRPr="00000000">
        <w:rPr>
          <w:rFonts w:ascii="Arial" w:cs="Arial" w:eastAsia="Arial" w:hAnsi="Arial"/>
          <w:sz w:val="24"/>
          <w:szCs w:val="24"/>
          <w:rtl w:val="0"/>
        </w:rPr>
        <w:t xml:space="preserve">Market Trends</w:t>
      </w:r>
    </w:p>
    <w:p w:rsidR="00000000" w:rsidDel="00000000" w:rsidP="00000000" w:rsidRDefault="00000000" w:rsidRPr="00000000" w14:paraId="0000008B">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market for smart and interactive bots is growing rapidly, driven by the increasing demand for automation and personalized services. Key trends include:</w:t>
      </w:r>
    </w:p>
    <w:p w:rsidR="00000000" w:rsidDel="00000000" w:rsidP="00000000" w:rsidRDefault="00000000" w:rsidRPr="00000000" w14:paraId="0000008C">
      <w:pPr>
        <w:numPr>
          <w:ilvl w:val="0"/>
          <w:numId w:val="4"/>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with IoT:</w:t>
      </w:r>
    </w:p>
    <w:p w:rsidR="00000000" w:rsidDel="00000000" w:rsidP="00000000" w:rsidRDefault="00000000" w:rsidRPr="00000000" w14:paraId="0000008D">
      <w:pPr>
        <w:numPr>
          <w:ilvl w:val="1"/>
          <w:numId w:val="4"/>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Smart Homes and Offices: Bots are being integrated with Internet of Things (IoT) devices to provide comprehensive solutions for smart homes and workplaces. These integrations enable bots to control various devices and provide a seamless user experience.</w:t>
      </w:r>
    </w:p>
    <w:p w:rsidR="00000000" w:rsidDel="00000000" w:rsidP="00000000" w:rsidRDefault="00000000" w:rsidRPr="00000000" w14:paraId="0000008E">
      <w:pPr>
        <w:numPr>
          <w:ilvl w:val="0"/>
          <w:numId w:val="4"/>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Multilingual Capabilities:</w:t>
      </w:r>
    </w:p>
    <w:p w:rsidR="00000000" w:rsidDel="00000000" w:rsidP="00000000" w:rsidRDefault="00000000" w:rsidRPr="00000000" w14:paraId="0000008F">
      <w:pPr>
        <w:numPr>
          <w:ilvl w:val="1"/>
          <w:numId w:val="4"/>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Global Reach: To cater to a global audience, bots are being developed with multilingual support. This allows businesses to engage with customers in their native languages, enhancing user experience and expanding market reach.</w:t>
      </w:r>
    </w:p>
    <w:p w:rsidR="00000000" w:rsidDel="00000000" w:rsidP="00000000" w:rsidRDefault="00000000" w:rsidRPr="00000000" w14:paraId="00000090">
      <w:pPr>
        <w:numPr>
          <w:ilvl w:val="0"/>
          <w:numId w:val="4"/>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Emotion Recognition:</w:t>
      </w:r>
    </w:p>
    <w:p w:rsidR="00000000" w:rsidDel="00000000" w:rsidP="00000000" w:rsidRDefault="00000000" w:rsidRPr="00000000" w14:paraId="00000091">
      <w:pPr>
        <w:numPr>
          <w:ilvl w:val="1"/>
          <w:numId w:val="4"/>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Empathetic Interactions: Advanced bots are being designed to recognize and respond to user emotions. This capability allows bots to provide empathetic interactions, improving customer satisfaction and loyalty.</w:t>
      </w:r>
    </w:p>
    <w:p w:rsidR="00000000" w:rsidDel="00000000" w:rsidP="00000000" w:rsidRDefault="00000000" w:rsidRPr="00000000" w14:paraId="00000092">
      <w:pPr>
        <w:numPr>
          <w:ilvl w:val="0"/>
          <w:numId w:val="4"/>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Industry Adoption:</w:t>
      </w:r>
    </w:p>
    <w:p w:rsidR="00000000" w:rsidDel="00000000" w:rsidP="00000000" w:rsidRDefault="00000000" w:rsidRPr="00000000" w14:paraId="00000093">
      <w:pPr>
        <w:numPr>
          <w:ilvl w:val="1"/>
          <w:numId w:val="4"/>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Customer Service: The adoption of chatbots in customer service is increasing, with many businesses leveraging AI to automate routine inquiries and provide 24/7 support.</w:t>
      </w:r>
    </w:p>
    <w:p w:rsidR="00000000" w:rsidDel="00000000" w:rsidP="00000000" w:rsidRDefault="00000000" w:rsidRPr="00000000" w14:paraId="00000094">
      <w:pPr>
        <w:numPr>
          <w:ilvl w:val="1"/>
          <w:numId w:val="4"/>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Healthcare: In healthcare, bots are used to provide preliminary diagnoses, schedule appointments, and offer medical advice, thereby improving efficiency and accessibility.</w:t>
      </w:r>
    </w:p>
    <w:p w:rsidR="00000000" w:rsidDel="00000000" w:rsidP="00000000" w:rsidRDefault="00000000" w:rsidRPr="00000000" w14:paraId="00000095">
      <w:pPr>
        <w:numPr>
          <w:ilvl w:val="1"/>
          <w:numId w:val="4"/>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Education: Educational institutions are using bots to assist with administrative tasks, provide tutoring, and enhance the learning experience.</w:t>
      </w:r>
    </w:p>
    <w:p w:rsidR="00000000" w:rsidDel="00000000" w:rsidP="00000000" w:rsidRDefault="00000000" w:rsidRPr="00000000" w14:paraId="00000096">
      <w:pPr>
        <w:pStyle w:val="Heading3"/>
        <w:keepNext w:val="0"/>
        <w:keepLines w:val="0"/>
        <w:spacing w:line="276" w:lineRule="auto"/>
        <w:rPr>
          <w:rFonts w:ascii="Arial" w:cs="Arial" w:eastAsia="Arial" w:hAnsi="Arial"/>
          <w:b w:val="0"/>
          <w:sz w:val="24"/>
          <w:szCs w:val="24"/>
        </w:rPr>
      </w:pPr>
      <w:bookmarkStart w:colFirst="0" w:colLast="0" w:name="_heading=h.u814qsxrblbr" w:id="19"/>
      <w:bookmarkEnd w:id="19"/>
      <w:r w:rsidDel="00000000" w:rsidR="00000000" w:rsidRPr="00000000">
        <w:rPr>
          <w:rFonts w:ascii="Arial" w:cs="Arial" w:eastAsia="Arial" w:hAnsi="Arial"/>
          <w:b w:val="0"/>
          <w:sz w:val="24"/>
          <w:szCs w:val="24"/>
          <w:rtl w:val="0"/>
        </w:rPr>
        <w:t xml:space="preserve">Conclusion</w:t>
      </w:r>
    </w:p>
    <w:p w:rsidR="00000000" w:rsidDel="00000000" w:rsidP="00000000" w:rsidRDefault="00000000" w:rsidRPr="00000000" w14:paraId="00000097">
      <w:pPr>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literature and market survey indicate that smart and interactive bots are becoming increasingly sophisticated and integral to various industries. Ongoing advancements in AI, ML, and NLP are driving the development of more capable and user-friendly bots. As the market continues to grow, there will be significant opportunities for innovation and improved user experiences.</w:t>
      </w:r>
    </w:p>
    <w:p w:rsidR="00000000" w:rsidDel="00000000" w:rsidP="00000000" w:rsidRDefault="00000000" w:rsidRPr="00000000" w14:paraId="00000098">
      <w:pPr>
        <w:spacing w:after="240" w:before="240" w:line="276"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9">
      <w:pPr>
        <w:pStyle w:val="Heading2"/>
        <w:spacing w:after="240" w:before="240" w:line="276" w:lineRule="auto"/>
        <w:rPr>
          <w:sz w:val="28"/>
          <w:szCs w:val="28"/>
        </w:rPr>
      </w:pPr>
      <w:bookmarkStart w:colFirst="0" w:colLast="0" w:name="_heading=h.w3zfvbjgx2db" w:id="20"/>
      <w:bookmarkEnd w:id="20"/>
      <w:r w:rsidDel="00000000" w:rsidR="00000000" w:rsidRPr="00000000">
        <w:rPr>
          <w:rtl w:val="0"/>
        </w:rPr>
      </w:r>
    </w:p>
    <w:p w:rsidR="00000000" w:rsidDel="00000000" w:rsidP="00000000" w:rsidRDefault="00000000" w:rsidRPr="00000000" w14:paraId="0000009A">
      <w:pPr>
        <w:pStyle w:val="Heading2"/>
        <w:spacing w:after="240" w:before="240" w:line="276" w:lineRule="auto"/>
        <w:rPr>
          <w:rFonts w:ascii="Arial" w:cs="Arial" w:eastAsia="Arial" w:hAnsi="Arial"/>
          <w:sz w:val="28"/>
          <w:szCs w:val="28"/>
        </w:rPr>
      </w:pPr>
      <w:bookmarkStart w:colFirst="0" w:colLast="0" w:name="_heading=h.ek59s1jyhyz4" w:id="21"/>
      <w:bookmarkEnd w:id="21"/>
      <w:r w:rsidDel="00000000" w:rsidR="00000000" w:rsidRPr="00000000">
        <w:rPr>
          <w:rFonts w:ascii="Arial" w:cs="Arial" w:eastAsia="Arial" w:hAnsi="Arial"/>
          <w:sz w:val="28"/>
          <w:szCs w:val="28"/>
          <w:rtl w:val="0"/>
        </w:rPr>
        <w:t xml:space="preserve">6.5.  Organization of the report</w:t>
      </w:r>
    </w:p>
    <w:p w:rsidR="00000000" w:rsidDel="00000000" w:rsidP="00000000" w:rsidRDefault="00000000" w:rsidRPr="00000000" w14:paraId="0000009B">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This report is organized to provide a comprehensive understanding of the SMART AND INTERACTIVE BOT project, covering all aspects from initial motivation to final conclusions. The structure ensures a logical flow of information, facilitating ease of reading and comprehension.</w:t>
      </w:r>
    </w:p>
    <w:p w:rsidR="00000000" w:rsidDel="00000000" w:rsidP="00000000" w:rsidRDefault="00000000" w:rsidRPr="00000000" w14:paraId="0000009C">
      <w:pPr>
        <w:pStyle w:val="Heading1"/>
        <w:spacing w:after="240" w:before="240" w:line="259" w:lineRule="auto"/>
        <w:rPr>
          <w:rFonts w:ascii="Arial" w:cs="Arial" w:eastAsia="Arial" w:hAnsi="Arial"/>
          <w:sz w:val="28"/>
          <w:szCs w:val="28"/>
        </w:rPr>
      </w:pPr>
      <w:bookmarkStart w:colFirst="0" w:colLast="0" w:name="_heading=h.aaug5e14lbck" w:id="22"/>
      <w:bookmarkEnd w:id="22"/>
      <w:r w:rsidDel="00000000" w:rsidR="00000000" w:rsidRPr="00000000">
        <w:rPr>
          <w:rFonts w:ascii="Arial" w:cs="Arial" w:eastAsia="Arial" w:hAnsi="Arial"/>
          <w:sz w:val="28"/>
          <w:szCs w:val="28"/>
          <w:rtl w:val="0"/>
        </w:rPr>
        <w:t xml:space="preserve">7. Project Description</w:t>
      </w:r>
    </w:p>
    <w:p w:rsidR="00000000" w:rsidDel="00000000" w:rsidP="00000000" w:rsidRDefault="00000000" w:rsidRPr="00000000" w14:paraId="0000009D">
      <w:pPr>
        <w:spacing w:after="240" w:before="240" w:line="259" w:lineRule="auto"/>
        <w:rPr>
          <w:rFonts w:ascii="Arial" w:cs="Arial" w:eastAsia="Arial" w:hAnsi="Arial"/>
        </w:rPr>
      </w:pPr>
      <w:r w:rsidDel="00000000" w:rsidR="00000000" w:rsidRPr="00000000">
        <w:rPr>
          <w:rFonts w:ascii="Arial" w:cs="Arial" w:eastAsia="Arial" w:hAnsi="Arial"/>
          <w:b w:val="1"/>
          <w:sz w:val="24"/>
          <w:szCs w:val="24"/>
          <w:rtl w:val="0"/>
        </w:rPr>
        <w:t xml:space="preserve">7.1 Business/Domain Understanding</w:t>
      </w:r>
      <w:r w:rsidDel="00000000" w:rsidR="00000000" w:rsidRPr="00000000">
        <w:rPr>
          <w:rtl w:val="0"/>
        </w:rPr>
      </w:r>
    </w:p>
    <w:p w:rsidR="00000000" w:rsidDel="00000000" w:rsidP="00000000" w:rsidRDefault="00000000" w:rsidRPr="00000000" w14:paraId="0000009E">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Develop an AI-powered chatbot that enhances customer service by providing immediate, accurate, and personalized responses to customer inquiries.</w:t>
      </w:r>
    </w:p>
    <w:p w:rsidR="00000000" w:rsidDel="00000000" w:rsidP="00000000" w:rsidRDefault="00000000" w:rsidRPr="00000000" w14:paraId="0000009F">
      <w:pPr>
        <w:pStyle w:val="Heading4"/>
        <w:keepNext w:val="0"/>
        <w:keepLines w:val="0"/>
        <w:spacing w:line="259" w:lineRule="auto"/>
        <w:rPr>
          <w:rFonts w:ascii="Arial" w:cs="Arial" w:eastAsia="Arial" w:hAnsi="Arial"/>
          <w:b w:val="0"/>
        </w:rPr>
      </w:pPr>
      <w:bookmarkStart w:colFirst="0" w:colLast="0" w:name="_heading=h.21eoc9lnk2g8" w:id="23"/>
      <w:bookmarkEnd w:id="23"/>
      <w:r w:rsidDel="00000000" w:rsidR="00000000" w:rsidRPr="00000000">
        <w:rPr>
          <w:rFonts w:ascii="Arial" w:cs="Arial" w:eastAsia="Arial" w:hAnsi="Arial"/>
          <w:b w:val="0"/>
          <w:rtl w:val="0"/>
        </w:rPr>
        <w:t xml:space="preserve">Current Challenges:</w:t>
      </w:r>
    </w:p>
    <w:p w:rsidR="00000000" w:rsidDel="00000000" w:rsidP="00000000" w:rsidRDefault="00000000" w:rsidRPr="00000000" w14:paraId="000000A0">
      <w:pPr>
        <w:numPr>
          <w:ilvl w:val="0"/>
          <w:numId w:val="9"/>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Long Wait Times: Traditional customer service methods lead to long wait times, causing customer frustration.</w:t>
      </w:r>
    </w:p>
    <w:p w:rsidR="00000000" w:rsidDel="00000000" w:rsidP="00000000" w:rsidRDefault="00000000" w:rsidRPr="00000000" w14:paraId="000000A1">
      <w:pPr>
        <w:numPr>
          <w:ilvl w:val="0"/>
          <w:numId w:val="9"/>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Limited Access: Customer service is often limited to business hours, leaving customers without support outside these times.</w:t>
      </w:r>
    </w:p>
    <w:p w:rsidR="00000000" w:rsidDel="00000000" w:rsidP="00000000" w:rsidRDefault="00000000" w:rsidRPr="00000000" w14:paraId="000000A2">
      <w:pPr>
        <w:numPr>
          <w:ilvl w:val="0"/>
          <w:numId w:val="9"/>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Inefficient Resolution: High volumes of inquiries handled manually result in delayed and sometimes inaccurate responses.</w:t>
      </w:r>
    </w:p>
    <w:p w:rsidR="00000000" w:rsidDel="00000000" w:rsidP="00000000" w:rsidRDefault="00000000" w:rsidRPr="00000000" w14:paraId="000000A3">
      <w:pPr>
        <w:numPr>
          <w:ilvl w:val="0"/>
          <w:numId w:val="9"/>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Customer Dissatisfaction: Poor service leads to decreased customer satisfaction and loyalty.</w:t>
      </w:r>
    </w:p>
    <w:p w:rsidR="00000000" w:rsidDel="00000000" w:rsidP="00000000" w:rsidRDefault="00000000" w:rsidRPr="00000000" w14:paraId="000000A4">
      <w:pPr>
        <w:pStyle w:val="Heading4"/>
        <w:keepNext w:val="0"/>
        <w:keepLines w:val="0"/>
        <w:spacing w:line="259" w:lineRule="auto"/>
        <w:rPr>
          <w:rFonts w:ascii="Arial" w:cs="Arial" w:eastAsia="Arial" w:hAnsi="Arial"/>
          <w:b w:val="0"/>
        </w:rPr>
      </w:pPr>
      <w:bookmarkStart w:colFirst="0" w:colLast="0" w:name="_heading=h.n0jpeyoviw" w:id="24"/>
      <w:bookmarkEnd w:id="24"/>
      <w:r w:rsidDel="00000000" w:rsidR="00000000" w:rsidRPr="00000000">
        <w:rPr>
          <w:rFonts w:ascii="Arial" w:cs="Arial" w:eastAsia="Arial" w:hAnsi="Arial"/>
          <w:b w:val="0"/>
          <w:rtl w:val="0"/>
        </w:rPr>
        <w:t xml:space="preserve">Market Demand:</w:t>
      </w:r>
    </w:p>
    <w:p w:rsidR="00000000" w:rsidDel="00000000" w:rsidP="00000000" w:rsidRDefault="00000000" w:rsidRPr="00000000" w14:paraId="000000A5">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Customers expect faster, more convenient service as digital banking becomes more prevalent. The integration of AI-driven solutions can meet these expectations and provide a competitive edge.</w:t>
      </w:r>
    </w:p>
    <w:p w:rsidR="00000000" w:rsidDel="00000000" w:rsidP="00000000" w:rsidRDefault="00000000" w:rsidRPr="00000000" w14:paraId="000000A6">
      <w:pPr>
        <w:spacing w:after="240" w:before="240" w:line="259"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pStyle w:val="Heading2"/>
        <w:keepNext w:val="0"/>
        <w:keepLines w:val="0"/>
        <w:spacing w:line="259" w:lineRule="auto"/>
        <w:rPr>
          <w:rFonts w:ascii="Arial" w:cs="Arial" w:eastAsia="Arial" w:hAnsi="Arial"/>
          <w:sz w:val="24"/>
          <w:szCs w:val="24"/>
        </w:rPr>
      </w:pPr>
      <w:bookmarkStart w:colFirst="0" w:colLast="0" w:name="_heading=h.yzf8obukqakp" w:id="25"/>
      <w:bookmarkEnd w:id="25"/>
      <w:r w:rsidDel="00000000" w:rsidR="00000000" w:rsidRPr="00000000">
        <w:rPr>
          <w:rFonts w:ascii="Arial" w:cs="Arial" w:eastAsia="Arial" w:hAnsi="Arial"/>
          <w:sz w:val="24"/>
          <w:szCs w:val="24"/>
          <w:rtl w:val="0"/>
        </w:rPr>
        <w:t xml:space="preserve">7.2 Project Stakeholders</w:t>
      </w:r>
    </w:p>
    <w:p w:rsidR="00000000" w:rsidDel="00000000" w:rsidP="00000000" w:rsidRDefault="00000000" w:rsidRPr="00000000" w14:paraId="000000A8">
      <w:pPr>
        <w:pStyle w:val="Heading4"/>
        <w:keepNext w:val="0"/>
        <w:keepLines w:val="0"/>
        <w:spacing w:line="259" w:lineRule="auto"/>
        <w:rPr>
          <w:rFonts w:ascii="Arial" w:cs="Arial" w:eastAsia="Arial" w:hAnsi="Arial"/>
          <w:b w:val="0"/>
          <w:sz w:val="20"/>
          <w:szCs w:val="20"/>
        </w:rPr>
      </w:pPr>
      <w:bookmarkStart w:colFirst="0" w:colLast="0" w:name="_heading=h.axaoshb5vog0" w:id="26"/>
      <w:bookmarkEnd w:id="26"/>
      <w:r w:rsidDel="00000000" w:rsidR="00000000" w:rsidRPr="00000000">
        <w:rPr>
          <w:rFonts w:ascii="Arial" w:cs="Arial" w:eastAsia="Arial" w:hAnsi="Arial"/>
          <w:b w:val="0"/>
          <w:sz w:val="20"/>
          <w:szCs w:val="20"/>
          <w:rtl w:val="0"/>
        </w:rPr>
        <w:t xml:space="preserve">Primary Stakeholders:</w:t>
      </w:r>
    </w:p>
    <w:p w:rsidR="00000000" w:rsidDel="00000000" w:rsidP="00000000" w:rsidRDefault="00000000" w:rsidRPr="00000000" w14:paraId="000000A9">
      <w:pPr>
        <w:numPr>
          <w:ilvl w:val="0"/>
          <w:numId w:val="2"/>
        </w:numPr>
        <w:spacing w:after="0" w:afterAutospacing="0" w:before="240" w:line="259" w:lineRule="auto"/>
        <w:ind w:left="720" w:hanging="360"/>
        <w:rPr>
          <w:rFonts w:ascii="Arial" w:cs="Arial" w:eastAsia="Arial" w:hAnsi="Arial"/>
        </w:rPr>
      </w:pPr>
      <w:r w:rsidDel="00000000" w:rsidR="00000000" w:rsidRPr="00000000">
        <w:rPr>
          <w:rFonts w:ascii="Arial" w:cs="Arial" w:eastAsia="Arial" w:hAnsi="Arial"/>
          <w:rtl w:val="0"/>
        </w:rPr>
        <w:t xml:space="preserve">Bank Management</w:t>
      </w:r>
      <w:r w:rsidDel="00000000" w:rsidR="00000000" w:rsidRPr="00000000">
        <w:rPr>
          <w:rFonts w:ascii="Arial" w:cs="Arial" w:eastAsia="Arial" w:hAnsi="Arial"/>
          <w:rtl w:val="0"/>
        </w:rPr>
        <w:t xml:space="preserve">: Oversees the project and ensures it aligns with strategic objectives.</w:t>
      </w:r>
    </w:p>
    <w:p w:rsidR="00000000" w:rsidDel="00000000" w:rsidP="00000000" w:rsidRDefault="00000000" w:rsidRPr="00000000" w14:paraId="000000AA">
      <w:pPr>
        <w:numPr>
          <w:ilvl w:val="0"/>
          <w:numId w:val="2"/>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IT Team: Responsible for the technical development, integration, and maintenance of the chatbot.</w:t>
      </w:r>
    </w:p>
    <w:p w:rsidR="00000000" w:rsidDel="00000000" w:rsidP="00000000" w:rsidRDefault="00000000" w:rsidRPr="00000000" w14:paraId="000000AB">
      <w:pPr>
        <w:numPr>
          <w:ilvl w:val="0"/>
          <w:numId w:val="2"/>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Customer Service Representatives: Provide insights into common customer queries and pain points to inform chatbot functionality.</w:t>
      </w:r>
    </w:p>
    <w:p w:rsidR="00000000" w:rsidDel="00000000" w:rsidP="00000000" w:rsidRDefault="00000000" w:rsidRPr="00000000" w14:paraId="000000AC">
      <w:pPr>
        <w:numPr>
          <w:ilvl w:val="0"/>
          <w:numId w:val="2"/>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Compliance and Risk Management Team: Ensures the chatbot adheres to regulatory and security standards.</w:t>
      </w:r>
    </w:p>
    <w:p w:rsidR="00000000" w:rsidDel="00000000" w:rsidP="00000000" w:rsidRDefault="00000000" w:rsidRPr="00000000" w14:paraId="000000AD">
      <w:pPr>
        <w:numPr>
          <w:ilvl w:val="0"/>
          <w:numId w:val="2"/>
        </w:numPr>
        <w:spacing w:after="24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Customers: End-users of the chatbot who will benefit from improved service efficiency and availability.</w:t>
      </w:r>
    </w:p>
    <w:p w:rsidR="00000000" w:rsidDel="00000000" w:rsidP="00000000" w:rsidRDefault="00000000" w:rsidRPr="00000000" w14:paraId="000000AE">
      <w:pPr>
        <w:pStyle w:val="Heading4"/>
        <w:keepNext w:val="0"/>
        <w:keepLines w:val="0"/>
        <w:spacing w:line="259" w:lineRule="auto"/>
        <w:rPr>
          <w:rFonts w:ascii="Arial" w:cs="Arial" w:eastAsia="Arial" w:hAnsi="Arial"/>
          <w:b w:val="0"/>
          <w:sz w:val="20"/>
          <w:szCs w:val="20"/>
        </w:rPr>
      </w:pPr>
      <w:bookmarkStart w:colFirst="0" w:colLast="0" w:name="_heading=h.y73nb941m6qg" w:id="27"/>
      <w:bookmarkEnd w:id="27"/>
      <w:r w:rsidDel="00000000" w:rsidR="00000000" w:rsidRPr="00000000">
        <w:rPr>
          <w:rFonts w:ascii="Arial" w:cs="Arial" w:eastAsia="Arial" w:hAnsi="Arial"/>
          <w:b w:val="0"/>
          <w:sz w:val="20"/>
          <w:szCs w:val="20"/>
          <w:rtl w:val="0"/>
        </w:rPr>
        <w:t xml:space="preserve">Secondary Stakeholders:</w:t>
      </w:r>
    </w:p>
    <w:p w:rsidR="00000000" w:rsidDel="00000000" w:rsidP="00000000" w:rsidRDefault="00000000" w:rsidRPr="00000000" w14:paraId="000000AF">
      <w:pPr>
        <w:numPr>
          <w:ilvl w:val="0"/>
          <w:numId w:val="39"/>
        </w:numPr>
        <w:spacing w:after="0" w:afterAutospacing="0" w:before="240" w:line="259" w:lineRule="auto"/>
        <w:ind w:left="720" w:hanging="360"/>
        <w:rPr>
          <w:rFonts w:ascii="Arial" w:cs="Arial" w:eastAsia="Arial" w:hAnsi="Arial"/>
        </w:rPr>
      </w:pPr>
      <w:r w:rsidDel="00000000" w:rsidR="00000000" w:rsidRPr="00000000">
        <w:rPr>
          <w:rFonts w:ascii="Arial" w:cs="Arial" w:eastAsia="Arial" w:hAnsi="Arial"/>
          <w:rtl w:val="0"/>
        </w:rPr>
        <w:t xml:space="preserve">Project Managers</w:t>
      </w:r>
      <w:r w:rsidDel="00000000" w:rsidR="00000000" w:rsidRPr="00000000">
        <w:rPr>
          <w:rFonts w:ascii="Arial" w:cs="Arial" w:eastAsia="Arial" w:hAnsi="Arial"/>
          <w:rtl w:val="0"/>
        </w:rPr>
        <w:t xml:space="preserve">: Coordinate the project, manage timelines, and ensure resources are allocated effectively.</w:t>
      </w:r>
    </w:p>
    <w:p w:rsidR="00000000" w:rsidDel="00000000" w:rsidP="00000000" w:rsidRDefault="00000000" w:rsidRPr="00000000" w14:paraId="000000B0">
      <w:pPr>
        <w:numPr>
          <w:ilvl w:val="0"/>
          <w:numId w:val="39"/>
        </w:numPr>
        <w:spacing w:after="0" w:afterAutospacing="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Data Scientists and Analysts: Develop and refine the machine learning models and analyze customer interaction data.</w:t>
      </w:r>
    </w:p>
    <w:p w:rsidR="00000000" w:rsidDel="00000000" w:rsidP="00000000" w:rsidRDefault="00000000" w:rsidRPr="00000000" w14:paraId="000000B1">
      <w:pPr>
        <w:numPr>
          <w:ilvl w:val="0"/>
          <w:numId w:val="39"/>
        </w:numPr>
        <w:spacing w:after="240" w:before="0" w:beforeAutospacing="0" w:line="259" w:lineRule="auto"/>
        <w:ind w:left="720" w:hanging="360"/>
        <w:rPr>
          <w:rFonts w:ascii="Arial" w:cs="Arial" w:eastAsia="Arial" w:hAnsi="Arial"/>
        </w:rPr>
      </w:pPr>
      <w:r w:rsidDel="00000000" w:rsidR="00000000" w:rsidRPr="00000000">
        <w:rPr>
          <w:rFonts w:ascii="Arial" w:cs="Arial" w:eastAsia="Arial" w:hAnsi="Arial"/>
          <w:rtl w:val="0"/>
        </w:rPr>
        <w:t xml:space="preserve">User Experience (UX) Designers: Design the chatbot interface and ensure it is user-friendly.</w:t>
      </w:r>
    </w:p>
    <w:p w:rsidR="00000000" w:rsidDel="00000000" w:rsidP="00000000" w:rsidRDefault="00000000" w:rsidRPr="00000000" w14:paraId="000000B2">
      <w:pPr>
        <w:pStyle w:val="Heading2"/>
        <w:keepNext w:val="0"/>
        <w:keepLines w:val="0"/>
        <w:spacing w:line="259" w:lineRule="auto"/>
        <w:rPr>
          <w:rFonts w:ascii="Arial" w:cs="Arial" w:eastAsia="Arial" w:hAnsi="Arial"/>
          <w:sz w:val="24"/>
          <w:szCs w:val="24"/>
        </w:rPr>
      </w:pPr>
      <w:bookmarkStart w:colFirst="0" w:colLast="0" w:name="_heading=h.wmyqlpiksy43" w:id="28"/>
      <w:bookmarkEnd w:id="28"/>
      <w:r w:rsidDel="00000000" w:rsidR="00000000" w:rsidRPr="00000000">
        <w:rPr>
          <w:rFonts w:ascii="Arial" w:cs="Arial" w:eastAsia="Arial" w:hAnsi="Arial"/>
          <w:sz w:val="24"/>
          <w:szCs w:val="24"/>
          <w:rtl w:val="0"/>
        </w:rPr>
        <w:t xml:space="preserve">7.3 Datasets Understanding</w:t>
      </w:r>
    </w:p>
    <w:p w:rsidR="00000000" w:rsidDel="00000000" w:rsidP="00000000" w:rsidRDefault="00000000" w:rsidRPr="00000000" w14:paraId="000000B3">
      <w:pPr>
        <w:keepNext w:val="0"/>
        <w:keepLines w:val="0"/>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Sources:</w:t>
      </w:r>
    </w:p>
    <w:p w:rsidR="00000000" w:rsidDel="00000000" w:rsidP="00000000" w:rsidRDefault="00000000" w:rsidRPr="00000000" w14:paraId="000000B4">
      <w:pPr>
        <w:numPr>
          <w:ilvl w:val="0"/>
          <w:numId w:val="4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Customer Interaction Logs: Historical data of customer queries and interactions with bank representatives.</w:t>
      </w:r>
    </w:p>
    <w:p w:rsidR="00000000" w:rsidDel="00000000" w:rsidP="00000000" w:rsidRDefault="00000000" w:rsidRPr="00000000" w14:paraId="000000B5">
      <w:pPr>
        <w:numPr>
          <w:ilvl w:val="0"/>
          <w:numId w:val="4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Account Information: Data related to customer accounts including balances, account types, and recent activities (due to PI restriction we have not added to the POC)</w:t>
      </w:r>
    </w:p>
    <w:p w:rsidR="00000000" w:rsidDel="00000000" w:rsidP="00000000" w:rsidRDefault="00000000" w:rsidRPr="00000000" w14:paraId="000000B6">
      <w:pPr>
        <w:numPr>
          <w:ilvl w:val="0"/>
          <w:numId w:val="41"/>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Customer Feedback: Feedback and satisfaction scores from customers regarding their service experiences (during beta testing we can include this)</w:t>
      </w:r>
    </w:p>
    <w:p w:rsidR="00000000" w:rsidDel="00000000" w:rsidP="00000000" w:rsidRDefault="00000000" w:rsidRPr="00000000" w14:paraId="000000B7">
      <w:pPr>
        <w:keepNext w:val="0"/>
        <w:keepLines w:val="0"/>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Data Analysis Tools:</w:t>
      </w:r>
    </w:p>
    <w:p w:rsidR="00000000" w:rsidDel="00000000" w:rsidP="00000000" w:rsidRDefault="00000000" w:rsidRPr="00000000" w14:paraId="000000B8">
      <w:pPr>
        <w:numPr>
          <w:ilvl w:val="0"/>
          <w:numId w:val="34"/>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Pandas: For data manipulation and analysis.</w:t>
      </w:r>
    </w:p>
    <w:p w:rsidR="00000000" w:rsidDel="00000000" w:rsidP="00000000" w:rsidRDefault="00000000" w:rsidRPr="00000000" w14:paraId="000000B9">
      <w:pPr>
        <w:numPr>
          <w:ilvl w:val="0"/>
          <w:numId w:val="34"/>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NumPy: For numerical computations.</w:t>
      </w:r>
    </w:p>
    <w:p w:rsidR="00000000" w:rsidDel="00000000" w:rsidP="00000000" w:rsidRDefault="00000000" w:rsidRPr="00000000" w14:paraId="000000BA">
      <w:pPr>
        <w:numPr>
          <w:ilvl w:val="0"/>
          <w:numId w:val="34"/>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Matplotlib and Seaborn: For data visualization to identify trends and patterns.</w:t>
      </w:r>
    </w:p>
    <w:p w:rsidR="00000000" w:rsidDel="00000000" w:rsidP="00000000" w:rsidRDefault="00000000" w:rsidRPr="00000000" w14:paraId="000000BB">
      <w:pPr>
        <w:keepNext w:val="0"/>
        <w:keepLines w:val="0"/>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Machine Learning Tools:</w:t>
      </w:r>
    </w:p>
    <w:p w:rsidR="00000000" w:rsidDel="00000000" w:rsidP="00000000" w:rsidRDefault="00000000" w:rsidRPr="00000000" w14:paraId="000000BC">
      <w:pPr>
        <w:numPr>
          <w:ilvl w:val="0"/>
          <w:numId w:val="31"/>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Scikit-learn: For developing and training machine learning models.</w:t>
      </w:r>
    </w:p>
    <w:p w:rsidR="00000000" w:rsidDel="00000000" w:rsidP="00000000" w:rsidRDefault="00000000" w:rsidRPr="00000000" w14:paraId="000000BD">
      <w:pPr>
        <w:numPr>
          <w:ilvl w:val="0"/>
          <w:numId w:val="31"/>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Joblib: For serializing and deserializing models.</w:t>
      </w:r>
    </w:p>
    <w:p w:rsidR="00000000" w:rsidDel="00000000" w:rsidP="00000000" w:rsidRDefault="00000000" w:rsidRPr="00000000" w14:paraId="000000BE">
      <w:pPr>
        <w:numPr>
          <w:ilvl w:val="0"/>
          <w:numId w:val="31"/>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Streamlit: For creating interactive dashboards to monitor model performance.</w:t>
      </w:r>
    </w:p>
    <w:p w:rsidR="00000000" w:rsidDel="00000000" w:rsidP="00000000" w:rsidRDefault="00000000" w:rsidRPr="00000000" w14:paraId="000000BF">
      <w:pPr>
        <w:keepNext w:val="0"/>
        <w:keepLines w:val="0"/>
        <w:spacing w:line="259"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NLP Tools:</w:t>
      </w:r>
    </w:p>
    <w:p w:rsidR="00000000" w:rsidDel="00000000" w:rsidP="00000000" w:rsidRDefault="00000000" w:rsidRPr="00000000" w14:paraId="000000C0">
      <w:pPr>
        <w:numPr>
          <w:ilvl w:val="0"/>
          <w:numId w:val="23"/>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fuzzywuzzy: For string matching to handle variations in user input.</w:t>
      </w:r>
    </w:p>
    <w:p w:rsidR="00000000" w:rsidDel="00000000" w:rsidP="00000000" w:rsidRDefault="00000000" w:rsidRPr="00000000" w14:paraId="000000C1">
      <w:pPr>
        <w:numPr>
          <w:ilvl w:val="0"/>
          <w:numId w:val="23"/>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spellchecker: For correcting typos to improve query interpretation accuracy.</w:t>
      </w:r>
    </w:p>
    <w:p w:rsidR="00000000" w:rsidDel="00000000" w:rsidP="00000000" w:rsidRDefault="00000000" w:rsidRPr="00000000" w14:paraId="000000C2">
      <w:pPr>
        <w:pStyle w:val="Heading2"/>
        <w:spacing w:after="240" w:before="240" w:line="259" w:lineRule="auto"/>
        <w:rPr>
          <w:rFonts w:ascii="Arial" w:cs="Arial" w:eastAsia="Arial" w:hAnsi="Arial"/>
          <w:b w:val="0"/>
          <w:sz w:val="24"/>
          <w:szCs w:val="24"/>
        </w:rPr>
      </w:pPr>
      <w:bookmarkStart w:colFirst="0" w:colLast="0" w:name="_heading=h.10reyuglya8f" w:id="29"/>
      <w:bookmarkEnd w:id="29"/>
      <w:r w:rsidDel="00000000" w:rsidR="00000000" w:rsidRPr="00000000">
        <w:rPr>
          <w:rFonts w:ascii="Arial" w:cs="Arial" w:eastAsia="Arial" w:hAnsi="Arial"/>
          <w:b w:val="0"/>
          <w:sz w:val="24"/>
          <w:szCs w:val="24"/>
          <w:rtl w:val="0"/>
        </w:rPr>
        <w:t xml:space="preserve">7.3 Datasets Limitation</w:t>
      </w:r>
    </w:p>
    <w:p w:rsidR="00000000" w:rsidDel="00000000" w:rsidP="00000000" w:rsidRDefault="00000000" w:rsidRPr="00000000" w14:paraId="000000C3">
      <w:pPr>
        <w:pStyle w:val="Heading4"/>
        <w:keepNext w:val="0"/>
        <w:keepLines w:val="0"/>
        <w:spacing w:line="259" w:lineRule="auto"/>
        <w:rPr>
          <w:rFonts w:ascii="Arial" w:cs="Arial" w:eastAsia="Arial" w:hAnsi="Arial"/>
          <w:b w:val="0"/>
        </w:rPr>
      </w:pPr>
      <w:bookmarkStart w:colFirst="0" w:colLast="0" w:name="_heading=h.7km5tjim5w2x" w:id="30"/>
      <w:bookmarkEnd w:id="30"/>
      <w:r w:rsidDel="00000000" w:rsidR="00000000" w:rsidRPr="00000000">
        <w:rPr>
          <w:rFonts w:ascii="Arial" w:cs="Arial" w:eastAsia="Arial" w:hAnsi="Arial"/>
          <w:b w:val="0"/>
          <w:rtl w:val="0"/>
        </w:rPr>
        <w:t xml:space="preserve">Data Quality:</w:t>
      </w:r>
    </w:p>
    <w:p w:rsidR="00000000" w:rsidDel="00000000" w:rsidP="00000000" w:rsidRDefault="00000000" w:rsidRPr="00000000" w14:paraId="000000C4">
      <w:pPr>
        <w:numPr>
          <w:ilvl w:val="0"/>
          <w:numId w:val="32"/>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Incomplete Data: Some customer interactions or transaction records may be incomplete or missing.</w:t>
      </w:r>
    </w:p>
    <w:p w:rsidR="00000000" w:rsidDel="00000000" w:rsidP="00000000" w:rsidRDefault="00000000" w:rsidRPr="00000000" w14:paraId="000000C5">
      <w:pPr>
        <w:numPr>
          <w:ilvl w:val="0"/>
          <w:numId w:val="32"/>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Data Consistency: Ensuring consistency across different data sources can be challenging however once it is connected with organization server accuracy will improve over a period of time. </w:t>
      </w:r>
    </w:p>
    <w:p w:rsidR="00000000" w:rsidDel="00000000" w:rsidP="00000000" w:rsidRDefault="00000000" w:rsidRPr="00000000" w14:paraId="000000C6">
      <w:pPr>
        <w:numPr>
          <w:ilvl w:val="0"/>
          <w:numId w:val="32"/>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Outdated Information: Historical data may contain outdated context.</w:t>
      </w:r>
    </w:p>
    <w:p w:rsidR="00000000" w:rsidDel="00000000" w:rsidP="00000000" w:rsidRDefault="00000000" w:rsidRPr="00000000" w14:paraId="000000C7">
      <w:pPr>
        <w:pStyle w:val="Heading4"/>
        <w:keepNext w:val="0"/>
        <w:keepLines w:val="0"/>
        <w:spacing w:line="259" w:lineRule="auto"/>
        <w:rPr>
          <w:rFonts w:ascii="Arial" w:cs="Arial" w:eastAsia="Arial" w:hAnsi="Arial"/>
          <w:b w:val="0"/>
        </w:rPr>
      </w:pPr>
      <w:bookmarkStart w:colFirst="0" w:colLast="0" w:name="_heading=h.npwbzy83gcx5" w:id="31"/>
      <w:bookmarkEnd w:id="31"/>
      <w:r w:rsidDel="00000000" w:rsidR="00000000" w:rsidRPr="00000000">
        <w:rPr>
          <w:rFonts w:ascii="Arial" w:cs="Arial" w:eastAsia="Arial" w:hAnsi="Arial"/>
          <w:b w:val="0"/>
          <w:rtl w:val="0"/>
        </w:rPr>
        <w:t xml:space="preserve">Data Privacy and Security:</w:t>
      </w:r>
    </w:p>
    <w:p w:rsidR="00000000" w:rsidDel="00000000" w:rsidP="00000000" w:rsidRDefault="00000000" w:rsidRPr="00000000" w14:paraId="000000C8">
      <w:pPr>
        <w:numPr>
          <w:ilvl w:val="0"/>
          <w:numId w:val="28"/>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Regulatory Compliance: Ensuring all data handling complies with regulations such as GDPR or CCPA.</w:t>
      </w:r>
    </w:p>
    <w:p w:rsidR="00000000" w:rsidDel="00000000" w:rsidP="00000000" w:rsidRDefault="00000000" w:rsidRPr="00000000" w14:paraId="000000C9">
      <w:pPr>
        <w:numPr>
          <w:ilvl w:val="0"/>
          <w:numId w:val="28"/>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Sensitive Information: Managing and protecting sensitive customer information.</w:t>
      </w:r>
    </w:p>
    <w:p w:rsidR="00000000" w:rsidDel="00000000" w:rsidP="00000000" w:rsidRDefault="00000000" w:rsidRPr="00000000" w14:paraId="000000CA">
      <w:pPr>
        <w:pStyle w:val="Heading4"/>
        <w:keepNext w:val="0"/>
        <w:keepLines w:val="0"/>
        <w:spacing w:line="259" w:lineRule="auto"/>
        <w:rPr>
          <w:rFonts w:ascii="Arial" w:cs="Arial" w:eastAsia="Arial" w:hAnsi="Arial"/>
          <w:b w:val="0"/>
        </w:rPr>
      </w:pPr>
      <w:bookmarkStart w:colFirst="0" w:colLast="0" w:name="_heading=h.jcd7ar2guulm" w:id="32"/>
      <w:bookmarkEnd w:id="32"/>
      <w:r w:rsidDel="00000000" w:rsidR="00000000" w:rsidRPr="00000000">
        <w:rPr>
          <w:rFonts w:ascii="Arial" w:cs="Arial" w:eastAsia="Arial" w:hAnsi="Arial"/>
          <w:b w:val="0"/>
          <w:rtl w:val="0"/>
        </w:rPr>
        <w:t xml:space="preserve">Data Volume:</w:t>
      </w:r>
    </w:p>
    <w:p w:rsidR="00000000" w:rsidDel="00000000" w:rsidP="00000000" w:rsidRDefault="00000000" w:rsidRPr="00000000" w14:paraId="000000CB">
      <w:pPr>
        <w:numPr>
          <w:ilvl w:val="0"/>
          <w:numId w:val="16"/>
        </w:numPr>
        <w:spacing w:after="24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Large Datasets: Handling and processing large volumes of data efficiently</w:t>
      </w:r>
    </w:p>
    <w:p w:rsidR="00000000" w:rsidDel="00000000" w:rsidP="00000000" w:rsidRDefault="00000000" w:rsidRPr="00000000" w14:paraId="000000CC">
      <w:pPr>
        <w:pStyle w:val="Heading3"/>
        <w:keepNext w:val="0"/>
        <w:keepLines w:val="0"/>
        <w:spacing w:line="259" w:lineRule="auto"/>
        <w:rPr>
          <w:rFonts w:ascii="Arial" w:cs="Arial" w:eastAsia="Arial" w:hAnsi="Arial"/>
          <w:b w:val="0"/>
        </w:rPr>
      </w:pPr>
      <w:bookmarkStart w:colFirst="0" w:colLast="0" w:name="_heading=h.5eyo6u4xlmo6" w:id="33"/>
      <w:bookmarkEnd w:id="33"/>
      <w:r w:rsidDel="00000000" w:rsidR="00000000" w:rsidRPr="00000000">
        <w:rPr>
          <w:rFonts w:ascii="Arial" w:cs="Arial" w:eastAsia="Arial" w:hAnsi="Arial"/>
          <w:b w:val="0"/>
          <w:rtl w:val="0"/>
        </w:rPr>
        <w:t xml:space="preserve">7.5 Benefits of the Project</w:t>
      </w:r>
    </w:p>
    <w:p w:rsidR="00000000" w:rsidDel="00000000" w:rsidP="00000000" w:rsidRDefault="00000000" w:rsidRPr="00000000" w14:paraId="000000CD">
      <w:pPr>
        <w:pStyle w:val="Heading4"/>
        <w:keepNext w:val="0"/>
        <w:keepLines w:val="0"/>
        <w:spacing w:line="259" w:lineRule="auto"/>
        <w:rPr>
          <w:rFonts w:ascii="Arial" w:cs="Arial" w:eastAsia="Arial" w:hAnsi="Arial"/>
          <w:b w:val="0"/>
        </w:rPr>
      </w:pPr>
      <w:bookmarkStart w:colFirst="0" w:colLast="0" w:name="_heading=h.azzy90dh64r2" w:id="34"/>
      <w:bookmarkEnd w:id="34"/>
      <w:r w:rsidDel="00000000" w:rsidR="00000000" w:rsidRPr="00000000">
        <w:rPr>
          <w:rFonts w:ascii="Arial" w:cs="Arial" w:eastAsia="Arial" w:hAnsi="Arial"/>
          <w:b w:val="0"/>
          <w:rtl w:val="0"/>
        </w:rPr>
        <w:t xml:space="preserve">For Customers:</w:t>
      </w:r>
    </w:p>
    <w:p w:rsidR="00000000" w:rsidDel="00000000" w:rsidP="00000000" w:rsidRDefault="00000000" w:rsidRPr="00000000" w14:paraId="000000CE">
      <w:pPr>
        <w:numPr>
          <w:ilvl w:val="0"/>
          <w:numId w:val="6"/>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Immediate Assistance: 24/7 availability ensures customers receive immediate support at any time.</w:t>
      </w:r>
    </w:p>
    <w:p w:rsidR="00000000" w:rsidDel="00000000" w:rsidP="00000000" w:rsidRDefault="00000000" w:rsidRPr="00000000" w14:paraId="000000CF">
      <w:pPr>
        <w:numPr>
          <w:ilvl w:val="0"/>
          <w:numId w:val="6"/>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Personalized Service: The chatbot provides personalized financial assistance and recommendations based on customer data.</w:t>
      </w:r>
    </w:p>
    <w:p w:rsidR="00000000" w:rsidDel="00000000" w:rsidP="00000000" w:rsidRDefault="00000000" w:rsidRPr="00000000" w14:paraId="000000D0">
      <w:pPr>
        <w:numPr>
          <w:ilvl w:val="0"/>
          <w:numId w:val="6"/>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Enhanced User Experience: Quick and accurate responses improve overall customer satisfaction.</w:t>
      </w:r>
    </w:p>
    <w:p w:rsidR="00000000" w:rsidDel="00000000" w:rsidP="00000000" w:rsidRDefault="00000000" w:rsidRPr="00000000" w14:paraId="000000D1">
      <w:pPr>
        <w:pStyle w:val="Heading4"/>
        <w:keepNext w:val="0"/>
        <w:keepLines w:val="0"/>
        <w:spacing w:line="259" w:lineRule="auto"/>
        <w:rPr>
          <w:rFonts w:ascii="Arial" w:cs="Arial" w:eastAsia="Arial" w:hAnsi="Arial"/>
          <w:b w:val="0"/>
        </w:rPr>
      </w:pPr>
      <w:bookmarkStart w:colFirst="0" w:colLast="0" w:name="_heading=h.pcqelsbz23lv" w:id="35"/>
      <w:bookmarkEnd w:id="35"/>
      <w:r w:rsidDel="00000000" w:rsidR="00000000" w:rsidRPr="00000000">
        <w:rPr>
          <w:rFonts w:ascii="Arial" w:cs="Arial" w:eastAsia="Arial" w:hAnsi="Arial"/>
          <w:b w:val="0"/>
          <w:rtl w:val="0"/>
        </w:rPr>
        <w:t xml:space="preserve">For the Bank:</w:t>
      </w:r>
    </w:p>
    <w:p w:rsidR="00000000" w:rsidDel="00000000" w:rsidP="00000000" w:rsidRDefault="00000000" w:rsidRPr="00000000" w14:paraId="000000D2">
      <w:pPr>
        <w:numPr>
          <w:ilvl w:val="0"/>
          <w:numId w:val="13"/>
        </w:numPr>
        <w:spacing w:after="0" w:afterAutospacing="0" w:before="24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Operational Efficiency: Automating customer service tasks reduces the workload on human representatives and operational costs.</w:t>
      </w:r>
    </w:p>
    <w:p w:rsidR="00000000" w:rsidDel="00000000" w:rsidP="00000000" w:rsidRDefault="00000000" w:rsidRPr="00000000" w14:paraId="000000D3">
      <w:pPr>
        <w:numPr>
          <w:ilvl w:val="0"/>
          <w:numId w:val="1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Increased Customer Engagement: Providing seamless and efficient service enhances customer engagement and loyalty.</w:t>
      </w:r>
    </w:p>
    <w:p w:rsidR="00000000" w:rsidDel="00000000" w:rsidP="00000000" w:rsidRDefault="00000000" w:rsidRPr="00000000" w14:paraId="000000D4">
      <w:pPr>
        <w:numPr>
          <w:ilvl w:val="0"/>
          <w:numId w:val="13"/>
        </w:numPr>
        <w:spacing w:after="0" w:afterAutospacing="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Competitive Advantage: Implementing advanced AI solutions positions the bank as an innovative leader in the industry.</w:t>
      </w:r>
    </w:p>
    <w:p w:rsidR="00000000" w:rsidDel="00000000" w:rsidP="00000000" w:rsidRDefault="00000000" w:rsidRPr="00000000" w14:paraId="000000D5">
      <w:pPr>
        <w:numPr>
          <w:ilvl w:val="0"/>
          <w:numId w:val="13"/>
        </w:numPr>
        <w:spacing w:after="240" w:before="0" w:beforeAutospacing="0"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Compliance and Security: Ensuring adherence to industry regulations and maintaining high security standards.</w:t>
      </w:r>
    </w:p>
    <w:p w:rsidR="00000000" w:rsidDel="00000000" w:rsidP="00000000" w:rsidRDefault="00000000" w:rsidRPr="00000000" w14:paraId="000000D6">
      <w:pPr>
        <w:spacing w:after="240" w:before="240" w:line="259" w:lineRule="auto"/>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240" w:before="240" w:line="259" w:lineRule="auto"/>
        <w:rPr>
          <w:rFonts w:ascii="Arial" w:cs="Arial" w:eastAsia="Arial" w:hAnsi="Arial"/>
          <w:sz w:val="32"/>
          <w:szCs w:val="32"/>
          <w:highlight w:val="yellow"/>
        </w:rPr>
      </w:pPr>
      <w:bookmarkStart w:colFirst="0" w:colLast="0" w:name="_heading=h.oj0imtuqb1qj" w:id="36"/>
      <w:bookmarkEnd w:id="36"/>
      <w:r w:rsidDel="00000000" w:rsidR="00000000" w:rsidRPr="00000000">
        <w:rPr>
          <w:rFonts w:ascii="Arial" w:cs="Arial" w:eastAsia="Arial" w:hAnsi="Arial"/>
          <w:sz w:val="32"/>
          <w:szCs w:val="32"/>
          <w:rtl w:val="0"/>
        </w:rPr>
        <w:t xml:space="preserve">8. Exploratory Data Analysis</w:t>
      </w:r>
      <w:r w:rsidDel="00000000" w:rsidR="00000000" w:rsidRPr="00000000">
        <w:rPr>
          <w:rtl w:val="0"/>
        </w:rPr>
      </w:r>
    </w:p>
    <w:p w:rsidR="00000000" w:rsidDel="00000000" w:rsidP="00000000" w:rsidRDefault="00000000" w:rsidRPr="00000000" w14:paraId="000000D8">
      <w:pPr>
        <w:pStyle w:val="Heading2"/>
        <w:jc w:val="both"/>
        <w:rPr>
          <w:rFonts w:ascii="Arial" w:cs="Arial" w:eastAsia="Arial" w:hAnsi="Arial"/>
          <w:sz w:val="28"/>
          <w:szCs w:val="28"/>
        </w:rPr>
      </w:pPr>
      <w:bookmarkStart w:colFirst="0" w:colLast="0" w:name="_heading=h.ka6jhlrszqmf" w:id="37"/>
      <w:bookmarkEnd w:id="37"/>
      <w:r w:rsidDel="00000000" w:rsidR="00000000" w:rsidRPr="00000000">
        <w:rPr>
          <w:rFonts w:ascii="Arial" w:cs="Arial" w:eastAsia="Arial" w:hAnsi="Arial"/>
          <w:sz w:val="28"/>
          <w:szCs w:val="28"/>
          <w:rtl w:val="0"/>
        </w:rPr>
        <w:t xml:space="preserve">8.1. Data Collection</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dataset used for this analysis was collected from a CSV file which has ~2L entries records with various features, including </w:t>
      </w:r>
    </w:p>
    <w:p w:rsidR="00000000" w:rsidDel="00000000" w:rsidP="00000000" w:rsidRDefault="00000000" w:rsidRPr="00000000" w14:paraId="000000DA">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Ticket ID</w:t>
      </w:r>
    </w:p>
    <w:p w:rsidR="00000000" w:rsidDel="00000000" w:rsidP="00000000" w:rsidRDefault="00000000" w:rsidRPr="00000000" w14:paraId="000000DB">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Status</w:t>
      </w:r>
    </w:p>
    <w:p w:rsidR="00000000" w:rsidDel="00000000" w:rsidP="00000000" w:rsidRDefault="00000000" w:rsidRPr="00000000" w14:paraId="000000DC">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Priority Source</w:t>
      </w:r>
    </w:p>
    <w:p w:rsidR="00000000" w:rsidDel="00000000" w:rsidP="00000000" w:rsidRDefault="00000000" w:rsidRPr="00000000" w14:paraId="000000DD">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Type</w:t>
      </w:r>
    </w:p>
    <w:p w:rsidR="00000000" w:rsidDel="00000000" w:rsidP="00000000" w:rsidRDefault="00000000" w:rsidRPr="00000000" w14:paraId="000000DE">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Agent Names</w:t>
      </w:r>
    </w:p>
    <w:p w:rsidR="00000000" w:rsidDel="00000000" w:rsidP="00000000" w:rsidRDefault="00000000" w:rsidRPr="00000000" w14:paraId="000000DF">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Created time</w:t>
      </w:r>
    </w:p>
    <w:p w:rsidR="00000000" w:rsidDel="00000000" w:rsidP="00000000" w:rsidRDefault="00000000" w:rsidRPr="00000000" w14:paraId="000000E0">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Due by Time</w:t>
      </w:r>
    </w:p>
    <w:p w:rsidR="00000000" w:rsidDel="00000000" w:rsidP="00000000" w:rsidRDefault="00000000" w:rsidRPr="00000000" w14:paraId="000000E1">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Resolved time</w:t>
      </w:r>
    </w:p>
    <w:p w:rsidR="00000000" w:rsidDel="00000000" w:rsidP="00000000" w:rsidRDefault="00000000" w:rsidRPr="00000000" w14:paraId="000000E2">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Closed time and </w:t>
      </w:r>
    </w:p>
    <w:p w:rsidR="00000000" w:rsidDel="00000000" w:rsidP="00000000" w:rsidRDefault="00000000" w:rsidRPr="00000000" w14:paraId="000000E3">
      <w:pPr>
        <w:numPr>
          <w:ilvl w:val="0"/>
          <w:numId w:val="33"/>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Customer ID</w:t>
      </w:r>
    </w:p>
    <w:p w:rsidR="00000000" w:rsidDel="00000000" w:rsidP="00000000" w:rsidRDefault="00000000" w:rsidRPr="00000000" w14:paraId="000000E4">
      <w:pPr>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data represents ticketing information and includes timestamps for different stages of ticket resolution, allowing for a comprehensive analysis of ticket management processes.</w:t>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pStyle w:val="Heading2"/>
        <w:jc w:val="both"/>
        <w:rPr>
          <w:rFonts w:ascii="Arial" w:cs="Arial" w:eastAsia="Arial" w:hAnsi="Arial"/>
          <w:sz w:val="28"/>
          <w:szCs w:val="28"/>
        </w:rPr>
      </w:pPr>
      <w:bookmarkStart w:colFirst="0" w:colLast="0" w:name="_heading=h.kb9s3jv0unjz" w:id="38"/>
      <w:bookmarkEnd w:id="38"/>
      <w:r w:rsidDel="00000000" w:rsidR="00000000" w:rsidRPr="00000000">
        <w:rPr>
          <w:rFonts w:ascii="Arial" w:cs="Arial" w:eastAsia="Arial" w:hAnsi="Arial"/>
          <w:sz w:val="28"/>
          <w:szCs w:val="28"/>
          <w:rtl w:val="0"/>
        </w:rPr>
        <w:t xml:space="preserve">8.2. Data Exploration</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The initial exploration of the dataset revealed several key aspects:</w:t>
      </w:r>
    </w:p>
    <w:p w:rsidR="00000000" w:rsidDel="00000000" w:rsidP="00000000" w:rsidRDefault="00000000" w:rsidRPr="00000000" w14:paraId="000000E8">
      <w:pPr>
        <w:numPr>
          <w:ilvl w:val="0"/>
          <w:numId w:val="5"/>
        </w:numPr>
        <w:ind w:left="720" w:hanging="360"/>
        <w:jc w:val="both"/>
        <w:rPr>
          <w:rFonts w:ascii="Arial" w:cs="Arial" w:eastAsia="Arial" w:hAnsi="Arial"/>
          <w:sz w:val="24"/>
          <w:szCs w:val="24"/>
        </w:rPr>
      </w:pPr>
      <w:r w:rsidDel="00000000" w:rsidR="00000000" w:rsidRPr="00000000">
        <w:rPr>
          <w:sz w:val="24"/>
          <w:szCs w:val="24"/>
          <w:rtl w:val="0"/>
        </w:rPr>
        <w:t xml:space="preserve">Ticket Status: A significant majority of tickets are marked as Closed, followed by Resolved.</w:t>
      </w:r>
    </w:p>
    <w:p w:rsidR="00000000" w:rsidDel="00000000" w:rsidP="00000000" w:rsidRDefault="00000000" w:rsidRPr="00000000" w14:paraId="000000E9">
      <w:pPr>
        <w:numPr>
          <w:ilvl w:val="0"/>
          <w:numId w:val="5"/>
        </w:numPr>
        <w:ind w:left="720" w:hanging="360"/>
        <w:jc w:val="both"/>
        <w:rPr>
          <w:rFonts w:ascii="Arial" w:cs="Arial" w:eastAsia="Arial" w:hAnsi="Arial"/>
          <w:sz w:val="24"/>
          <w:szCs w:val="24"/>
        </w:rPr>
      </w:pPr>
      <w:r w:rsidDel="00000000" w:rsidR="00000000" w:rsidRPr="00000000">
        <w:rPr>
          <w:sz w:val="24"/>
          <w:szCs w:val="24"/>
          <w:rtl w:val="0"/>
        </w:rPr>
        <w:t xml:space="preserve">Priority Distribution: The most common priority level is Low, with other levels being High, Urgent, etc.</w:t>
      </w:r>
    </w:p>
    <w:p w:rsidR="00000000" w:rsidDel="00000000" w:rsidP="00000000" w:rsidRDefault="00000000" w:rsidRPr="00000000" w14:paraId="000000EA">
      <w:pPr>
        <w:numPr>
          <w:ilvl w:val="0"/>
          <w:numId w:val="5"/>
        </w:numPr>
        <w:ind w:left="720" w:hanging="360"/>
        <w:jc w:val="both"/>
        <w:rPr>
          <w:rFonts w:ascii="Arial" w:cs="Arial" w:eastAsia="Arial" w:hAnsi="Arial"/>
          <w:sz w:val="24"/>
          <w:szCs w:val="24"/>
        </w:rPr>
      </w:pPr>
      <w:r w:rsidDel="00000000" w:rsidR="00000000" w:rsidRPr="00000000">
        <w:rPr>
          <w:sz w:val="24"/>
          <w:szCs w:val="24"/>
          <w:rtl w:val="0"/>
        </w:rPr>
        <w:t xml:space="preserve">Source and Type of Tickets: Primary channel of contact for customer has been via app i.e. In-App channels are most frequently related to Savings Account - Cheque book request.</w:t>
      </w:r>
    </w:p>
    <w:p w:rsidR="00000000" w:rsidDel="00000000" w:rsidP="00000000" w:rsidRDefault="00000000" w:rsidRPr="00000000" w14:paraId="000000EB">
      <w:pPr>
        <w:jc w:val="both"/>
        <w:rPr>
          <w:sz w:val="24"/>
          <w:szCs w:val="24"/>
        </w:rPr>
      </w:pPr>
      <w:r w:rsidDel="00000000" w:rsidR="00000000" w:rsidRPr="00000000">
        <w:rPr>
          <w:rtl w:val="0"/>
        </w:rPr>
      </w:r>
    </w:p>
    <w:p w:rsidR="00000000" w:rsidDel="00000000" w:rsidP="00000000" w:rsidRDefault="00000000" w:rsidRPr="00000000" w14:paraId="000000EC">
      <w:pPr>
        <w:jc w:val="both"/>
        <w:rPr>
          <w:sz w:val="24"/>
          <w:szCs w:val="24"/>
        </w:rPr>
      </w:pPr>
      <w:r w:rsidDel="00000000" w:rsidR="00000000" w:rsidRPr="00000000">
        <w:rPr>
          <w:sz w:val="24"/>
          <w:szCs w:val="24"/>
          <w:rtl w:val="0"/>
        </w:rPr>
        <w:t xml:space="preserve">Summary statistics and value counts for key columns were computed to understand the data distribution and prevalence of different categories.</w:t>
      </w:r>
    </w:p>
    <w:p w:rsidR="00000000" w:rsidDel="00000000" w:rsidP="00000000" w:rsidRDefault="00000000" w:rsidRPr="00000000" w14:paraId="000000ED">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438400"/>
            <wp:effectExtent b="0" l="0" r="0" t="0"/>
            <wp:docPr id="102268221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Table 1: Summary of dataset</w:t>
      </w:r>
    </w:p>
    <w:p w:rsidR="00000000" w:rsidDel="00000000" w:rsidP="00000000" w:rsidRDefault="00000000" w:rsidRPr="00000000" w14:paraId="000000E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0">
      <w:pPr>
        <w:jc w:val="both"/>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8.3. Complexity of Data</w:t>
      </w:r>
    </w:p>
    <w:p w:rsidR="00000000" w:rsidDel="00000000" w:rsidP="00000000" w:rsidRDefault="00000000" w:rsidRPr="00000000" w14:paraId="000000F2">
      <w:pPr>
        <w:ind w:left="0" w:firstLine="0"/>
        <w:jc w:val="both"/>
        <w:rPr>
          <w:sz w:val="24"/>
          <w:szCs w:val="24"/>
        </w:rPr>
      </w:pPr>
      <w:r w:rsidDel="00000000" w:rsidR="00000000" w:rsidRPr="00000000">
        <w:rPr>
          <w:sz w:val="24"/>
          <w:szCs w:val="24"/>
          <w:rtl w:val="0"/>
        </w:rPr>
        <w:t xml:space="preserve">The dataset exhibits moderate complexity due to the following factors:</w:t>
      </w:r>
    </w:p>
    <w:p w:rsidR="00000000" w:rsidDel="00000000" w:rsidP="00000000" w:rsidRDefault="00000000" w:rsidRPr="00000000" w14:paraId="000000F3">
      <w:pPr>
        <w:numPr>
          <w:ilvl w:val="0"/>
          <w:numId w:val="24"/>
        </w:numPr>
        <w:ind w:left="720" w:hanging="360"/>
        <w:jc w:val="both"/>
        <w:rPr>
          <w:sz w:val="24"/>
          <w:szCs w:val="24"/>
        </w:rPr>
      </w:pPr>
      <w:r w:rsidDel="00000000" w:rsidR="00000000" w:rsidRPr="00000000">
        <w:rPr>
          <w:sz w:val="24"/>
          <w:szCs w:val="24"/>
          <w:rtl w:val="0"/>
        </w:rPr>
        <w:t xml:space="preserve">Datetime Columns: The presence of multiple datetime columns (Created time, Due by Time, Resolved time, and Closed time) adds complexity in terms of parsing and manipulating date-related information.</w:t>
      </w:r>
    </w:p>
    <w:p w:rsidR="00000000" w:rsidDel="00000000" w:rsidP="00000000" w:rsidRDefault="00000000" w:rsidRPr="00000000" w14:paraId="000000F4">
      <w:pPr>
        <w:numPr>
          <w:ilvl w:val="0"/>
          <w:numId w:val="24"/>
        </w:numPr>
        <w:ind w:left="720" w:hanging="360"/>
        <w:jc w:val="both"/>
        <w:rPr>
          <w:sz w:val="24"/>
          <w:szCs w:val="24"/>
        </w:rPr>
      </w:pPr>
      <w:r w:rsidDel="00000000" w:rsidR="00000000" w:rsidRPr="00000000">
        <w:rPr>
          <w:sz w:val="24"/>
          <w:szCs w:val="24"/>
          <w:rtl w:val="0"/>
        </w:rPr>
        <w:t xml:space="preserve">Categorical Data: Features such as Status, Priority, Source, and Type are categorical, requiring encoding and conversion for certain types of analysis.</w:t>
      </w:r>
    </w:p>
    <w:p w:rsidR="00000000" w:rsidDel="00000000" w:rsidP="00000000" w:rsidRDefault="00000000" w:rsidRPr="00000000" w14:paraId="000000F5">
      <w:pPr>
        <w:numPr>
          <w:ilvl w:val="0"/>
          <w:numId w:val="24"/>
        </w:numPr>
        <w:ind w:left="720" w:hanging="360"/>
        <w:jc w:val="both"/>
        <w:rPr>
          <w:sz w:val="24"/>
          <w:szCs w:val="24"/>
        </w:rPr>
      </w:pPr>
      <w:r w:rsidDel="00000000" w:rsidR="00000000" w:rsidRPr="00000000">
        <w:rPr>
          <w:sz w:val="24"/>
          <w:szCs w:val="24"/>
          <w:rtl w:val="0"/>
        </w:rPr>
        <w:t xml:space="preserve">Missing Values: There are missing values in some columns, which need to be handled appropriately to ensure accurate analysis.</w:t>
      </w:r>
    </w:p>
    <w:p w:rsidR="00000000" w:rsidDel="00000000" w:rsidP="00000000" w:rsidRDefault="00000000" w:rsidRPr="00000000" w14:paraId="000000F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7">
      <w:pPr>
        <w:jc w:val="both"/>
        <w:rPr>
          <w:sz w:val="28"/>
          <w:szCs w:val="28"/>
        </w:rPr>
      </w:pPr>
      <w:r w:rsidDel="00000000" w:rsidR="00000000" w:rsidRPr="00000000">
        <w:rPr>
          <w:sz w:val="28"/>
          <w:szCs w:val="28"/>
          <w:rtl w:val="0"/>
        </w:rPr>
        <w:t xml:space="preserve">8.4. Data Cleaning</w:t>
      </w:r>
    </w:p>
    <w:p w:rsidR="00000000" w:rsidDel="00000000" w:rsidP="00000000" w:rsidRDefault="00000000" w:rsidRPr="00000000" w14:paraId="000000F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9">
      <w:pPr>
        <w:ind w:left="0" w:firstLine="0"/>
        <w:jc w:val="both"/>
        <w:rPr>
          <w:sz w:val="24"/>
          <w:szCs w:val="24"/>
        </w:rPr>
      </w:pPr>
      <w:r w:rsidDel="00000000" w:rsidR="00000000" w:rsidRPr="00000000">
        <w:rPr>
          <w:sz w:val="24"/>
          <w:szCs w:val="24"/>
          <w:rtl w:val="0"/>
        </w:rPr>
        <w:t xml:space="preserve">Data cleaning involved several steps:</w:t>
      </w:r>
    </w:p>
    <w:p w:rsidR="00000000" w:rsidDel="00000000" w:rsidP="00000000" w:rsidRDefault="00000000" w:rsidRPr="00000000" w14:paraId="000000FA">
      <w:pPr>
        <w:ind w:left="0" w:firstLine="0"/>
        <w:jc w:val="both"/>
        <w:rPr>
          <w:sz w:val="24"/>
          <w:szCs w:val="24"/>
        </w:rPr>
      </w:pPr>
      <w:r w:rsidDel="00000000" w:rsidR="00000000" w:rsidRPr="00000000">
        <w:rPr>
          <w:rtl w:val="0"/>
        </w:rPr>
      </w:r>
    </w:p>
    <w:p w:rsidR="00000000" w:rsidDel="00000000" w:rsidP="00000000" w:rsidRDefault="00000000" w:rsidRPr="00000000" w14:paraId="000000FB">
      <w:pPr>
        <w:numPr>
          <w:ilvl w:val="1"/>
          <w:numId w:val="19"/>
        </w:numPr>
        <w:ind w:left="1440" w:hanging="360"/>
        <w:jc w:val="both"/>
        <w:rPr>
          <w:sz w:val="24"/>
          <w:szCs w:val="24"/>
        </w:rPr>
      </w:pPr>
      <w:r w:rsidDel="00000000" w:rsidR="00000000" w:rsidRPr="00000000">
        <w:rPr>
          <w:sz w:val="24"/>
          <w:szCs w:val="24"/>
          <w:rtl w:val="0"/>
        </w:rPr>
        <w:t xml:space="preserve">Whitespace Removal: Stripped any leading or trailing whitespace from column headers.</w:t>
      </w:r>
    </w:p>
    <w:p w:rsidR="00000000" w:rsidDel="00000000" w:rsidP="00000000" w:rsidRDefault="00000000" w:rsidRPr="00000000" w14:paraId="000000FC">
      <w:pPr>
        <w:numPr>
          <w:ilvl w:val="1"/>
          <w:numId w:val="19"/>
        </w:numPr>
        <w:ind w:left="1440" w:hanging="360"/>
        <w:jc w:val="both"/>
        <w:rPr>
          <w:sz w:val="24"/>
          <w:szCs w:val="24"/>
        </w:rPr>
      </w:pPr>
      <w:r w:rsidDel="00000000" w:rsidR="00000000" w:rsidRPr="00000000">
        <w:rPr>
          <w:sz w:val="24"/>
          <w:szCs w:val="24"/>
          <w:rtl w:val="0"/>
        </w:rPr>
        <w:t xml:space="preserve">Handling Invalid Dates: Removed rows where the Resolved time, Due by Time, Created time, or Closed time contained the year 1888, which was identified as an erroneous placeholder date.</w:t>
      </w:r>
    </w:p>
    <w:p w:rsidR="00000000" w:rsidDel="00000000" w:rsidP="00000000" w:rsidRDefault="00000000" w:rsidRPr="00000000" w14:paraId="000000FD">
      <w:pPr>
        <w:numPr>
          <w:ilvl w:val="1"/>
          <w:numId w:val="19"/>
        </w:numPr>
        <w:ind w:left="1440" w:hanging="360"/>
        <w:jc w:val="both"/>
        <w:rPr>
          <w:sz w:val="24"/>
          <w:szCs w:val="24"/>
        </w:rPr>
      </w:pPr>
      <w:r w:rsidDel="00000000" w:rsidR="00000000" w:rsidRPr="00000000">
        <w:rPr>
          <w:sz w:val="24"/>
          <w:szCs w:val="24"/>
          <w:rtl w:val="0"/>
        </w:rPr>
        <w:t xml:space="preserve">Datetime Conversion: Converted columns containing date and time information into appropriate datetime format to facilitate time-based analysis.</w:t>
      </w:r>
    </w:p>
    <w:p w:rsidR="00000000" w:rsidDel="00000000" w:rsidP="00000000" w:rsidRDefault="00000000" w:rsidRPr="00000000" w14:paraId="000000FE">
      <w:pPr>
        <w:numPr>
          <w:ilvl w:val="1"/>
          <w:numId w:val="19"/>
        </w:numPr>
        <w:ind w:left="1440" w:hanging="360"/>
        <w:jc w:val="both"/>
        <w:rPr>
          <w:sz w:val="24"/>
          <w:szCs w:val="24"/>
        </w:rPr>
      </w:pPr>
      <w:r w:rsidDel="00000000" w:rsidR="00000000" w:rsidRPr="00000000">
        <w:rPr>
          <w:sz w:val="24"/>
          <w:szCs w:val="24"/>
          <w:rtl w:val="0"/>
        </w:rPr>
        <w:t xml:space="preserve">Missing Data Handling: Dropped rows with missing Resolved time or Closed time as these are crucial for the analysis.</w:t>
      </w:r>
    </w:p>
    <w:p w:rsidR="00000000" w:rsidDel="00000000" w:rsidP="00000000" w:rsidRDefault="00000000" w:rsidRPr="00000000" w14:paraId="000000FF">
      <w:pPr>
        <w:numPr>
          <w:ilvl w:val="1"/>
          <w:numId w:val="19"/>
        </w:numPr>
        <w:ind w:left="1440" w:hanging="360"/>
        <w:jc w:val="both"/>
        <w:rPr>
          <w:b w:val="1"/>
          <w:sz w:val="24"/>
          <w:szCs w:val="24"/>
          <w:u w:val="none"/>
        </w:rPr>
      </w:pPr>
      <w:r w:rsidDel="00000000" w:rsidR="00000000" w:rsidRPr="00000000">
        <w:rPr>
          <w:rtl w:val="0"/>
        </w:rPr>
      </w:r>
    </w:p>
    <w:p w:rsidR="00000000" w:rsidDel="00000000" w:rsidP="00000000" w:rsidRDefault="00000000" w:rsidRPr="00000000" w14:paraId="00000100">
      <w:pPr>
        <w:ind w:left="0" w:firstLine="0"/>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587500"/>
            <wp:effectExtent b="0" l="0" r="0" t="0"/>
            <wp:docPr id="102268221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0" w:firstLine="0"/>
        <w:jc w:val="both"/>
        <w:rPr>
          <w:sz w:val="18"/>
          <w:szCs w:val="18"/>
        </w:rPr>
      </w:pPr>
      <w:r w:rsidDel="00000000" w:rsidR="00000000" w:rsidRPr="00000000">
        <w:rPr>
          <w:sz w:val="18"/>
          <w:szCs w:val="18"/>
          <w:rtl w:val="0"/>
        </w:rPr>
        <w:t xml:space="preserve">Table 2: data cleaning</w:t>
      </w:r>
    </w:p>
    <w:p w:rsidR="00000000" w:rsidDel="00000000" w:rsidP="00000000" w:rsidRDefault="00000000" w:rsidRPr="00000000" w14:paraId="00000102">
      <w:pPr>
        <w:ind w:left="0" w:firstLine="0"/>
        <w:jc w:val="both"/>
        <w:rPr>
          <w:sz w:val="18"/>
          <w:szCs w:val="18"/>
        </w:rPr>
      </w:pPr>
      <w:r w:rsidDel="00000000" w:rsidR="00000000" w:rsidRPr="00000000">
        <w:rPr>
          <w:rtl w:val="0"/>
        </w:rPr>
      </w:r>
    </w:p>
    <w:p w:rsidR="00000000" w:rsidDel="00000000" w:rsidP="00000000" w:rsidRDefault="00000000" w:rsidRPr="00000000" w14:paraId="00000103">
      <w:pPr>
        <w:numPr>
          <w:ilvl w:val="0"/>
          <w:numId w:val="19"/>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Missing Data Handling: Dropped rows with missing Resolved time or Closed time as these are crucial. </w:t>
      </w:r>
    </w:p>
    <w:p w:rsidR="00000000" w:rsidDel="00000000" w:rsidP="00000000" w:rsidRDefault="00000000" w:rsidRPr="00000000" w14:paraId="000001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8.5. Data Transformation</w:t>
      </w:r>
    </w:p>
    <w:p w:rsidR="00000000" w:rsidDel="00000000" w:rsidP="00000000" w:rsidRDefault="00000000" w:rsidRPr="00000000" w14:paraId="00000106">
      <w:pPr>
        <w:jc w:val="both"/>
        <w:rPr>
          <w:sz w:val="24"/>
          <w:szCs w:val="24"/>
        </w:rPr>
      </w:pPr>
      <w:r w:rsidDel="00000000" w:rsidR="00000000" w:rsidRPr="00000000">
        <w:rPr>
          <w:sz w:val="24"/>
          <w:szCs w:val="24"/>
          <w:rtl w:val="0"/>
        </w:rPr>
        <w:t xml:space="preserve">Data transformation involved the following:</w:t>
      </w:r>
    </w:p>
    <w:p w:rsidR="00000000" w:rsidDel="00000000" w:rsidP="00000000" w:rsidRDefault="00000000" w:rsidRPr="00000000" w14:paraId="00000107">
      <w:pPr>
        <w:numPr>
          <w:ilvl w:val="0"/>
          <w:numId w:val="12"/>
        </w:numPr>
        <w:ind w:left="720" w:hanging="360"/>
        <w:jc w:val="both"/>
        <w:rPr>
          <w:sz w:val="24"/>
          <w:szCs w:val="24"/>
          <w:u w:val="none"/>
        </w:rPr>
      </w:pPr>
      <w:r w:rsidDel="00000000" w:rsidR="00000000" w:rsidRPr="00000000">
        <w:rPr>
          <w:sz w:val="24"/>
          <w:szCs w:val="24"/>
          <w:rtl w:val="0"/>
        </w:rPr>
        <w:t xml:space="preserve">Feature Extraction: Created new features, such as Resolved_month and Res_Year, to capture the month and year of ticket resolution. This transformation supports time-based analysis and trend identification.</w:t>
      </w:r>
    </w:p>
    <w:p w:rsidR="00000000" w:rsidDel="00000000" w:rsidP="00000000" w:rsidRDefault="00000000" w:rsidRPr="00000000" w14:paraId="00000108">
      <w:pPr>
        <w:numPr>
          <w:ilvl w:val="0"/>
          <w:numId w:val="12"/>
        </w:numPr>
        <w:ind w:left="720" w:hanging="360"/>
        <w:jc w:val="both"/>
        <w:rPr>
          <w:sz w:val="24"/>
          <w:szCs w:val="24"/>
          <w:u w:val="none"/>
        </w:rPr>
      </w:pPr>
      <w:r w:rsidDel="00000000" w:rsidR="00000000" w:rsidRPr="00000000">
        <w:rPr>
          <w:sz w:val="24"/>
          <w:szCs w:val="24"/>
          <w:rtl w:val="0"/>
        </w:rPr>
        <w:t xml:space="preserve">Resolution Time Calculation: Computed the Resolution Time in hours by subtracting Created time from Resolved time. This allows for the evaluation of resolution efficiency based on different factors like priority.</w:t>
      </w:r>
    </w:p>
    <w:p w:rsidR="00000000" w:rsidDel="00000000" w:rsidP="00000000" w:rsidRDefault="00000000" w:rsidRPr="00000000" w14:paraId="000001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jc w:val="both"/>
        <w:rPr>
          <w:rFonts w:ascii="Arial" w:cs="Arial" w:eastAsia="Arial" w:hAnsi="Arial"/>
          <w:b w:val="1"/>
          <w:sz w:val="32"/>
          <w:szCs w:val="32"/>
          <w:highlight w:val="white"/>
        </w:rPr>
      </w:pPr>
      <w:r w:rsidDel="00000000" w:rsidR="00000000" w:rsidRPr="00000000">
        <w:rPr>
          <w:rFonts w:ascii="Arial" w:cs="Arial" w:eastAsia="Arial" w:hAnsi="Arial"/>
          <w:b w:val="1"/>
          <w:sz w:val="32"/>
          <w:szCs w:val="32"/>
          <w:highlight w:val="white"/>
          <w:rtl w:val="0"/>
        </w:rPr>
        <w:t xml:space="preserve">9. Design</w:t>
      </w:r>
    </w:p>
    <w:p w:rsidR="00000000" w:rsidDel="00000000" w:rsidP="00000000" w:rsidRDefault="00000000" w:rsidRPr="00000000" w14:paraId="0000010C">
      <w:pPr>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0D">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9.1. Analytical Methods and Technology Used</w:t>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Data transformation involved the following:</w:t>
      </w:r>
    </w:p>
    <w:p w:rsidR="00000000" w:rsidDel="00000000" w:rsidP="00000000" w:rsidRDefault="00000000" w:rsidRPr="00000000" w14:paraId="0000010F">
      <w:pPr>
        <w:jc w:val="both"/>
        <w:rPr>
          <w:sz w:val="24"/>
          <w:szCs w:val="24"/>
        </w:rPr>
      </w:pPr>
      <w:r w:rsidDel="00000000" w:rsidR="00000000" w:rsidRPr="00000000">
        <w:rPr>
          <w:rtl w:val="0"/>
        </w:rPr>
      </w:r>
    </w:p>
    <w:p w:rsidR="00000000" w:rsidDel="00000000" w:rsidP="00000000" w:rsidRDefault="00000000" w:rsidRPr="00000000" w14:paraId="00000110">
      <w:pPr>
        <w:numPr>
          <w:ilvl w:val="0"/>
          <w:numId w:val="38"/>
        </w:numPr>
        <w:ind w:left="720" w:hanging="360"/>
        <w:jc w:val="both"/>
        <w:rPr>
          <w:sz w:val="24"/>
          <w:szCs w:val="24"/>
        </w:rPr>
      </w:pPr>
      <w:r w:rsidDel="00000000" w:rsidR="00000000" w:rsidRPr="00000000">
        <w:rPr>
          <w:sz w:val="24"/>
          <w:szCs w:val="24"/>
          <w:rtl w:val="0"/>
        </w:rPr>
        <w:t xml:space="preserve">The analysis employed various Python libraries and tools including:</w:t>
      </w:r>
    </w:p>
    <w:p w:rsidR="00000000" w:rsidDel="00000000" w:rsidP="00000000" w:rsidRDefault="00000000" w:rsidRPr="00000000" w14:paraId="00000111">
      <w:pPr>
        <w:numPr>
          <w:ilvl w:val="0"/>
          <w:numId w:val="38"/>
        </w:numPr>
        <w:ind w:left="720" w:hanging="360"/>
        <w:jc w:val="both"/>
        <w:rPr>
          <w:sz w:val="24"/>
          <w:szCs w:val="24"/>
        </w:rPr>
      </w:pPr>
      <w:r w:rsidDel="00000000" w:rsidR="00000000" w:rsidRPr="00000000">
        <w:rPr>
          <w:sz w:val="24"/>
          <w:szCs w:val="24"/>
          <w:rtl w:val="0"/>
        </w:rPr>
        <w:t xml:space="preserve">Pandas: For data manipulation and cleaning.</w:t>
      </w:r>
    </w:p>
    <w:p w:rsidR="00000000" w:rsidDel="00000000" w:rsidP="00000000" w:rsidRDefault="00000000" w:rsidRPr="00000000" w14:paraId="00000112">
      <w:pPr>
        <w:numPr>
          <w:ilvl w:val="0"/>
          <w:numId w:val="38"/>
        </w:numPr>
        <w:ind w:left="720" w:hanging="360"/>
        <w:jc w:val="both"/>
        <w:rPr>
          <w:sz w:val="24"/>
          <w:szCs w:val="24"/>
        </w:rPr>
      </w:pPr>
      <w:r w:rsidDel="00000000" w:rsidR="00000000" w:rsidRPr="00000000">
        <w:rPr>
          <w:sz w:val="24"/>
          <w:szCs w:val="24"/>
          <w:rtl w:val="0"/>
        </w:rPr>
        <w:t xml:space="preserve">NumPy: For numerical operations.</w:t>
      </w:r>
    </w:p>
    <w:p w:rsidR="00000000" w:rsidDel="00000000" w:rsidP="00000000" w:rsidRDefault="00000000" w:rsidRPr="00000000" w14:paraId="00000113">
      <w:pPr>
        <w:numPr>
          <w:ilvl w:val="0"/>
          <w:numId w:val="38"/>
        </w:numPr>
        <w:ind w:left="720" w:hanging="360"/>
        <w:jc w:val="both"/>
        <w:rPr>
          <w:sz w:val="24"/>
          <w:szCs w:val="24"/>
        </w:rPr>
      </w:pPr>
      <w:r w:rsidDel="00000000" w:rsidR="00000000" w:rsidRPr="00000000">
        <w:rPr>
          <w:sz w:val="24"/>
          <w:szCs w:val="24"/>
          <w:rtl w:val="0"/>
        </w:rPr>
        <w:t xml:space="preserve">Matplotlib and Seaborn: For data visualization, providing graphical representations of data distributions and trends.</w:t>
      </w:r>
    </w:p>
    <w:p w:rsidR="00000000" w:rsidDel="00000000" w:rsidP="00000000" w:rsidRDefault="00000000" w:rsidRPr="00000000" w14:paraId="00000114">
      <w:pPr>
        <w:numPr>
          <w:ilvl w:val="0"/>
          <w:numId w:val="38"/>
        </w:numPr>
        <w:ind w:left="720" w:hanging="360"/>
        <w:jc w:val="both"/>
        <w:rPr>
          <w:sz w:val="24"/>
          <w:szCs w:val="24"/>
        </w:rPr>
      </w:pPr>
      <w:r w:rsidDel="00000000" w:rsidR="00000000" w:rsidRPr="00000000">
        <w:rPr>
          <w:sz w:val="24"/>
          <w:szCs w:val="24"/>
          <w:rtl w:val="0"/>
        </w:rPr>
        <w:t xml:space="preserve">Pyforest: To facilitate exploratory data analysis </w:t>
      </w:r>
    </w:p>
    <w:p w:rsidR="00000000" w:rsidDel="00000000" w:rsidP="00000000" w:rsidRDefault="00000000" w:rsidRPr="00000000" w14:paraId="00000115">
      <w:pPr>
        <w:jc w:val="both"/>
        <w:rPr>
          <w:sz w:val="24"/>
          <w:szCs w:val="24"/>
        </w:rPr>
      </w:pPr>
      <w:r w:rsidDel="00000000" w:rsidR="00000000" w:rsidRPr="00000000">
        <w:rPr>
          <w:rtl w:val="0"/>
        </w:rPr>
      </w:r>
    </w:p>
    <w:p w:rsidR="00000000" w:rsidDel="00000000" w:rsidP="00000000" w:rsidRDefault="00000000" w:rsidRPr="00000000" w14:paraId="00000116">
      <w:pPr>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17">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9.2. Descriptive Statistical Analysis</w:t>
      </w:r>
    </w:p>
    <w:p w:rsidR="00000000" w:rsidDel="00000000" w:rsidP="00000000" w:rsidRDefault="00000000" w:rsidRPr="00000000" w14:paraId="00000118">
      <w:pPr>
        <w:ind w:left="0" w:firstLine="0"/>
        <w:jc w:val="both"/>
        <w:rPr>
          <w:sz w:val="24"/>
          <w:szCs w:val="24"/>
        </w:rPr>
      </w:pPr>
      <w:r w:rsidDel="00000000" w:rsidR="00000000" w:rsidRPr="00000000">
        <w:rPr>
          <w:sz w:val="24"/>
          <w:szCs w:val="24"/>
          <w:rtl w:val="0"/>
        </w:rPr>
        <w:t xml:space="preserve">Descriptive statistics were computed for different features to understand their distribution:</w:t>
      </w:r>
    </w:p>
    <w:p w:rsidR="00000000" w:rsidDel="00000000" w:rsidP="00000000" w:rsidRDefault="00000000" w:rsidRPr="00000000" w14:paraId="00000119">
      <w:pPr>
        <w:numPr>
          <w:ilvl w:val="0"/>
          <w:numId w:val="21"/>
        </w:numPr>
        <w:ind w:left="720" w:hanging="360"/>
        <w:jc w:val="both"/>
        <w:rPr>
          <w:sz w:val="24"/>
          <w:szCs w:val="24"/>
        </w:rPr>
      </w:pPr>
      <w:r w:rsidDel="00000000" w:rsidR="00000000" w:rsidRPr="00000000">
        <w:rPr>
          <w:sz w:val="24"/>
          <w:szCs w:val="24"/>
          <w:rtl w:val="0"/>
        </w:rPr>
        <w:t xml:space="preserve">Count and Frequency: Aggregated counts for categorical features such as Status, Priority, Source, and Type.</w:t>
      </w:r>
    </w:p>
    <w:p w:rsidR="00000000" w:rsidDel="00000000" w:rsidP="00000000" w:rsidRDefault="00000000" w:rsidRPr="00000000" w14:paraId="0000011A">
      <w:pPr>
        <w:numPr>
          <w:ilvl w:val="0"/>
          <w:numId w:val="21"/>
        </w:numPr>
        <w:ind w:left="720" w:hanging="360"/>
        <w:jc w:val="both"/>
        <w:rPr>
          <w:sz w:val="24"/>
          <w:szCs w:val="24"/>
        </w:rPr>
      </w:pPr>
      <w:r w:rsidDel="00000000" w:rsidR="00000000" w:rsidRPr="00000000">
        <w:rPr>
          <w:sz w:val="24"/>
          <w:szCs w:val="24"/>
          <w:rtl w:val="0"/>
        </w:rPr>
        <w:t xml:space="preserve">Resolution Time Analysis: Measured average resolution time across different priorities to gauge the effectiveness of ticket handling.</w:t>
      </w:r>
    </w:p>
    <w:p w:rsidR="00000000" w:rsidDel="00000000" w:rsidP="00000000" w:rsidRDefault="00000000" w:rsidRPr="00000000" w14:paraId="0000011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9.3. Data Visualization</w:t>
      </w:r>
    </w:p>
    <w:p w:rsidR="00000000" w:rsidDel="00000000" w:rsidP="00000000" w:rsidRDefault="00000000" w:rsidRPr="00000000" w14:paraId="0000011D">
      <w:pPr>
        <w:jc w:val="both"/>
        <w:rPr>
          <w:sz w:val="24"/>
          <w:szCs w:val="24"/>
        </w:rPr>
      </w:pPr>
      <w:r w:rsidDel="00000000" w:rsidR="00000000" w:rsidRPr="00000000">
        <w:rPr>
          <w:rFonts w:ascii="Arial" w:cs="Arial" w:eastAsia="Arial" w:hAnsi="Arial"/>
          <w:sz w:val="24"/>
          <w:szCs w:val="24"/>
          <w:rtl w:val="0"/>
        </w:rPr>
        <w:t xml:space="preserve">Several visualizations were created to represent the data:</w:t>
      </w:r>
      <w:r w:rsidDel="00000000" w:rsidR="00000000" w:rsidRPr="00000000">
        <w:rPr>
          <w:rtl w:val="0"/>
        </w:rPr>
      </w:r>
    </w:p>
    <w:p w:rsidR="00000000" w:rsidDel="00000000" w:rsidP="00000000" w:rsidRDefault="00000000" w:rsidRPr="00000000" w14:paraId="0000011E">
      <w:pPr>
        <w:numPr>
          <w:ilvl w:val="0"/>
          <w:numId w:val="42"/>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Status Distribution: A bar plot showing the count of tickets by status.</w:t>
      </w:r>
      <w:r w:rsidDel="00000000" w:rsidR="00000000" w:rsidRPr="00000000">
        <w:rPr>
          <w:rtl w:val="0"/>
        </w:rPr>
      </w:r>
    </w:p>
    <w:p w:rsidR="00000000" w:rsidDel="00000000" w:rsidP="00000000" w:rsidRDefault="00000000" w:rsidRPr="00000000" w14:paraId="0000011F">
      <w:pPr>
        <w:numPr>
          <w:ilvl w:val="0"/>
          <w:numId w:val="42"/>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Priority Distribution: A bar plot illustrating the count of tickets by priority level.</w:t>
      </w:r>
    </w:p>
    <w:p w:rsidR="00000000" w:rsidDel="00000000" w:rsidP="00000000" w:rsidRDefault="00000000" w:rsidRPr="00000000" w14:paraId="000001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1">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552700"/>
            <wp:effectExtent b="0" l="0" r="0" t="0"/>
            <wp:docPr id="102268220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sz w:val="18"/>
          <w:szCs w:val="18"/>
          <w:rtl w:val="0"/>
        </w:rPr>
        <w:t xml:space="preserve">Table 3: Boxplot for priority</w:t>
      </w:r>
      <w:r w:rsidDel="00000000" w:rsidR="00000000" w:rsidRPr="00000000">
        <w:rPr>
          <w:rtl w:val="0"/>
        </w:rPr>
      </w:r>
    </w:p>
    <w:p w:rsidR="00000000" w:rsidDel="00000000" w:rsidP="00000000" w:rsidRDefault="00000000" w:rsidRPr="00000000" w14:paraId="000001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Resolution Time: Plots comparing average resolution times by priority and by source.</w:t>
      </w:r>
    </w:p>
    <w:p w:rsidR="00000000" w:rsidDel="00000000" w:rsidP="00000000" w:rsidRDefault="00000000" w:rsidRPr="00000000" w14:paraId="00000126">
      <w:pPr>
        <w:jc w:val="both"/>
        <w:rPr>
          <w:sz w:val="24"/>
          <w:szCs w:val="24"/>
        </w:rPr>
      </w:pPr>
      <w:r w:rsidDel="00000000" w:rsidR="00000000" w:rsidRPr="00000000">
        <w:rPr>
          <w:rtl w:val="0"/>
        </w:rPr>
      </w:r>
    </w:p>
    <w:p w:rsidR="00000000" w:rsidDel="00000000" w:rsidP="00000000" w:rsidRDefault="00000000" w:rsidRPr="00000000" w14:paraId="00000127">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162300"/>
            <wp:effectExtent b="0" l="0" r="0" t="0"/>
            <wp:docPr id="1022682216"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Table 4: Bar graph for priority</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Ticket Trends: Time series plots to show the number of tickets created and resolved over time.</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959100"/>
            <wp:effectExtent b="0" l="0" r="0" t="0"/>
            <wp:docPr id="102268220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both"/>
        <w:rPr>
          <w:sz w:val="18"/>
          <w:szCs w:val="18"/>
        </w:rPr>
      </w:pPr>
      <w:r w:rsidDel="00000000" w:rsidR="00000000" w:rsidRPr="00000000">
        <w:rPr>
          <w:sz w:val="18"/>
          <w:szCs w:val="18"/>
          <w:rtl w:val="0"/>
        </w:rPr>
        <w:t xml:space="preserve">Table 5: line graph for created time</w:t>
      </w:r>
    </w:p>
    <w:p w:rsidR="00000000" w:rsidDel="00000000" w:rsidP="00000000" w:rsidRDefault="00000000" w:rsidRPr="00000000" w14:paraId="0000012D">
      <w:pPr>
        <w:jc w:val="both"/>
        <w:rPr>
          <w:sz w:val="24"/>
          <w:szCs w:val="24"/>
        </w:rPr>
      </w:pPr>
      <w:r w:rsidDel="00000000" w:rsidR="00000000" w:rsidRPr="00000000">
        <w:rPr>
          <w:rtl w:val="0"/>
        </w:rPr>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908300"/>
            <wp:effectExtent b="0" l="0" r="0" t="0"/>
            <wp:docPr id="102268219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both"/>
        <w:rPr>
          <w:rFonts w:ascii="Arial" w:cs="Arial" w:eastAsia="Arial" w:hAnsi="Arial"/>
          <w:sz w:val="24"/>
          <w:szCs w:val="24"/>
        </w:rPr>
      </w:pPr>
      <w:r w:rsidDel="00000000" w:rsidR="00000000" w:rsidRPr="00000000">
        <w:rPr>
          <w:sz w:val="18"/>
          <w:szCs w:val="18"/>
          <w:rtl w:val="0"/>
        </w:rPr>
        <w:t xml:space="preserve">Table 6: line graph for resolved time</w:t>
      </w:r>
      <w:r w:rsidDel="00000000" w:rsidR="00000000" w:rsidRPr="00000000">
        <w:rPr>
          <w:rtl w:val="0"/>
        </w:rPr>
      </w:r>
    </w:p>
    <w:p w:rsidR="00000000" w:rsidDel="00000000" w:rsidP="00000000" w:rsidRDefault="00000000" w:rsidRPr="00000000" w14:paraId="000001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1">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9.4. Feature Engineering</w:t>
      </w:r>
    </w:p>
    <w:p w:rsidR="00000000" w:rsidDel="00000000" w:rsidP="00000000" w:rsidRDefault="00000000" w:rsidRPr="00000000" w14:paraId="00000132">
      <w:pPr>
        <w:jc w:val="both"/>
        <w:rPr>
          <w:b w:val="1"/>
          <w:sz w:val="24"/>
          <w:szCs w:val="24"/>
        </w:rPr>
      </w:pPr>
      <w:r w:rsidDel="00000000" w:rsidR="00000000" w:rsidRPr="00000000">
        <w:rPr>
          <w:rFonts w:ascii="Arial" w:cs="Arial" w:eastAsia="Arial" w:hAnsi="Arial"/>
          <w:b w:val="1"/>
          <w:sz w:val="24"/>
          <w:szCs w:val="24"/>
          <w:rtl w:val="0"/>
        </w:rPr>
        <w:t xml:space="preserve">Feature engineering included:</w:t>
      </w:r>
      <w:r w:rsidDel="00000000" w:rsidR="00000000" w:rsidRPr="00000000">
        <w:rPr>
          <w:rtl w:val="0"/>
        </w:rPr>
      </w:r>
    </w:p>
    <w:p w:rsidR="00000000" w:rsidDel="00000000" w:rsidP="00000000" w:rsidRDefault="00000000" w:rsidRPr="00000000" w14:paraId="00000133">
      <w:pPr>
        <w:numPr>
          <w:ilvl w:val="0"/>
          <w:numId w:val="7"/>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Resolution Time: Calculated the time taken to resolve tickets in hours.</w:t>
      </w:r>
      <w:r w:rsidDel="00000000" w:rsidR="00000000" w:rsidRPr="00000000">
        <w:rPr>
          <w:rtl w:val="0"/>
        </w:rPr>
      </w:r>
    </w:p>
    <w:p w:rsidR="00000000" w:rsidDel="00000000" w:rsidP="00000000" w:rsidRDefault="00000000" w:rsidRPr="00000000" w14:paraId="00000134">
      <w:pPr>
        <w:numPr>
          <w:ilvl w:val="0"/>
          <w:numId w:val="7"/>
        </w:numPr>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Month and Year Extraction: Extracted month and year from the Resolved time for trend analysis and seasonality detection.</w:t>
      </w:r>
    </w:p>
    <w:p w:rsidR="00000000" w:rsidDel="00000000" w:rsidP="00000000" w:rsidRDefault="00000000" w:rsidRPr="00000000" w14:paraId="0000013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9.5. Short Data Snapshots</w:t>
      </w:r>
    </w:p>
    <w:p w:rsidR="00000000" w:rsidDel="00000000" w:rsidP="00000000" w:rsidRDefault="00000000" w:rsidRPr="00000000" w14:paraId="000001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snapshots were taken to provide insights into the dataset:</w:t>
      </w:r>
    </w:p>
    <w:p w:rsidR="00000000" w:rsidDel="00000000" w:rsidP="00000000" w:rsidRDefault="00000000" w:rsidRPr="00000000" w14:paraId="000001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Top Ticket Types: The most frequent request type is "Savings Account - Cheque book request," with 23,025 tickets created and 22,233 tickets resolved. Other common requests include "Savings Account - Other Issues" with 4,448 tickets created and 3,280 resolved, and "Savings Account - Account closure" with 3,672 created and 3,215 resolved. Notably, requests related to "Online Payment - Transaction issue"</w:t>
      </w:r>
    </w:p>
    <w:p w:rsidR="00000000" w:rsidDel="00000000" w:rsidP="00000000" w:rsidRDefault="00000000" w:rsidRPr="00000000" w14:paraId="00000139">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4050" cy="2219567"/>
            <wp:effectExtent b="0" l="0" r="0" t="0"/>
            <wp:docPr id="102268219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4050" cy="221956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both"/>
        <w:rPr>
          <w:sz w:val="24"/>
          <w:szCs w:val="24"/>
        </w:rPr>
      </w:pPr>
      <w:r w:rsidDel="00000000" w:rsidR="00000000" w:rsidRPr="00000000">
        <w:rPr>
          <w:sz w:val="18"/>
          <w:szCs w:val="18"/>
          <w:rtl w:val="0"/>
        </w:rPr>
        <w:t xml:space="preserve">Table 7: Ticket count</w:t>
      </w:r>
      <w:r w:rsidDel="00000000" w:rsidR="00000000" w:rsidRPr="00000000">
        <w:rPr>
          <w:rtl w:val="0"/>
        </w:rPr>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numPr>
          <w:ilvl w:val="0"/>
          <w:numId w:val="17"/>
        </w:numPr>
        <w:ind w:left="72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Agent Performance:</w:t>
      </w:r>
      <w:r w:rsidDel="00000000" w:rsidR="00000000" w:rsidRPr="00000000">
        <w:rPr>
          <w:rFonts w:ascii="Arial" w:cs="Arial" w:eastAsia="Arial" w:hAnsi="Arial"/>
          <w:sz w:val="24"/>
          <w:szCs w:val="24"/>
          <w:rtl w:val="0"/>
        </w:rPr>
        <w:t xml:space="preserve"> Analyzed ticket counts and average resolution times for the top agents reveals how effectively individual agents handle their cases. This assessment highlights agents with the highest workload and those achieving the quickest resolution times, providing insights into their performance and efficiency</w:t>
      </w:r>
    </w:p>
    <w:p w:rsidR="00000000" w:rsidDel="00000000" w:rsidP="00000000" w:rsidRDefault="00000000" w:rsidRPr="00000000" w14:paraId="000001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F">
      <w:pPr>
        <w:jc w:val="both"/>
        <w:rPr>
          <w:sz w:val="24"/>
          <w:szCs w:val="24"/>
        </w:rPr>
      </w:pPr>
      <w:r w:rsidDel="00000000" w:rsidR="00000000" w:rsidRPr="00000000">
        <w:rPr>
          <w:rFonts w:ascii="Arial" w:cs="Arial" w:eastAsia="Arial" w:hAnsi="Arial"/>
          <w:sz w:val="24"/>
          <w:szCs w:val="24"/>
        </w:rPr>
        <w:drawing>
          <wp:inline distB="114300" distT="114300" distL="114300" distR="114300">
            <wp:extent cx="5731200" cy="3187700"/>
            <wp:effectExtent b="0" l="0" r="0" t="0"/>
            <wp:docPr id="102268220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187700"/>
                    </a:xfrm>
                    <a:prstGeom prst="rect"/>
                    <a:ln/>
                  </pic:spPr>
                </pic:pic>
              </a:graphicData>
            </a:graphic>
          </wp:inline>
        </w:drawing>
      </w:r>
      <w:r w:rsidDel="00000000" w:rsidR="00000000" w:rsidRPr="00000000">
        <w:rPr>
          <w:sz w:val="18"/>
          <w:szCs w:val="18"/>
          <w:rtl w:val="0"/>
        </w:rPr>
        <w:t xml:space="preserve">Table 8: ticket top 5 agent</w:t>
      </w:r>
      <w:r w:rsidDel="00000000" w:rsidR="00000000" w:rsidRPr="00000000">
        <w:rPr>
          <w:rtl w:val="0"/>
        </w:rPr>
      </w:r>
    </w:p>
    <w:p w:rsidR="00000000" w:rsidDel="00000000" w:rsidP="00000000" w:rsidRDefault="00000000" w:rsidRPr="00000000" w14:paraId="0000014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2">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9.6. Short Code Snippets</w:t>
      </w:r>
    </w:p>
    <w:p w:rsidR="00000000" w:rsidDel="00000000" w:rsidP="00000000" w:rsidRDefault="00000000" w:rsidRPr="00000000" w14:paraId="000001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Here are some key code snippets used in the analysis:</w:t>
      </w:r>
    </w:p>
    <w:p w:rsidR="00000000" w:rsidDel="00000000" w:rsidP="00000000" w:rsidRDefault="00000000" w:rsidRPr="00000000" w14:paraId="000001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 Cleaning:</w:t>
      </w:r>
    </w:p>
    <w:p w:rsidR="00000000" w:rsidDel="00000000" w:rsidP="00000000" w:rsidRDefault="00000000" w:rsidRPr="00000000" w14:paraId="000001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4153421" cy="2114885"/>
            <wp:effectExtent b="0" l="0" r="0" t="0"/>
            <wp:docPr id="102268219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153421" cy="211488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1">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Feature Engineering:</w:t>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219200"/>
            <wp:effectExtent b="0" l="0" r="0" t="0"/>
            <wp:docPr id="10226822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048000"/>
            <wp:effectExtent b="0" l="0" r="0" t="0"/>
            <wp:docPr id="102268221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7">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Visualization Example:</w:t>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1435100"/>
            <wp:effectExtent b="0" l="0" r="0" t="0"/>
            <wp:docPr id="102268221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2870200"/>
            <wp:effectExtent b="0" l="0" r="0" t="0"/>
            <wp:docPr id="102268220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203700"/>
            <wp:effectExtent b="0" l="0" r="0" t="0"/>
            <wp:docPr id="102268220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4292600"/>
            <wp:effectExtent b="0" l="0" r="0" t="0"/>
            <wp:docPr id="102268221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31200" cy="3949700"/>
            <wp:effectExtent b="0" l="0" r="0" t="0"/>
            <wp:docPr id="102268220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0">
      <w:pPr>
        <w:pStyle w:val="Heading1"/>
        <w:jc w:val="both"/>
        <w:rPr>
          <w:b w:val="1"/>
          <w:sz w:val="32"/>
          <w:szCs w:val="32"/>
        </w:rPr>
      </w:pPr>
      <w:bookmarkStart w:colFirst="0" w:colLast="0" w:name="_heading=h.p53chycjs9nh" w:id="39"/>
      <w:bookmarkEnd w:id="39"/>
      <w:r w:rsidDel="00000000" w:rsidR="00000000" w:rsidRPr="00000000">
        <w:rPr>
          <w:b w:val="1"/>
          <w:sz w:val="32"/>
          <w:szCs w:val="32"/>
          <w:highlight w:val="white"/>
          <w:rtl w:val="0"/>
        </w:rPr>
        <w:t xml:space="preserve">10. </w:t>
      </w:r>
      <w:r w:rsidDel="00000000" w:rsidR="00000000" w:rsidRPr="00000000">
        <w:rPr>
          <w:b w:val="1"/>
          <w:sz w:val="32"/>
          <w:szCs w:val="32"/>
          <w:rtl w:val="0"/>
        </w:rPr>
        <w:t xml:space="preserve">Modelling</w:t>
      </w:r>
      <w:r w:rsidDel="00000000" w:rsidR="00000000" w:rsidRPr="00000000">
        <w:rPr>
          <w:b w:val="1"/>
          <w:sz w:val="32"/>
          <w:szCs w:val="32"/>
          <w:rtl w:val="0"/>
        </w:rPr>
        <w:t xml:space="preserve"> and Key Result:</w:t>
      </w:r>
    </w:p>
    <w:p w:rsidR="00000000" w:rsidDel="00000000" w:rsidP="00000000" w:rsidRDefault="00000000" w:rsidRPr="00000000" w14:paraId="00000161">
      <w:pPr>
        <w:spacing w:line="276" w:lineRule="auto"/>
        <w:ind w:left="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10.1. Selection of model/technique</w:t>
      </w:r>
    </w:p>
    <w:p w:rsidR="00000000" w:rsidDel="00000000" w:rsidP="00000000" w:rsidRDefault="00000000" w:rsidRPr="00000000" w14:paraId="00000162">
      <w:pPr>
        <w:keepNext w:val="0"/>
        <w:keepLines w:val="0"/>
        <w:spacing w:after="40" w:before="240" w:line="276" w:lineRule="auto"/>
        <w:rPr>
          <w:sz w:val="24"/>
          <w:szCs w:val="24"/>
        </w:rPr>
      </w:pPr>
      <w:r w:rsidDel="00000000" w:rsidR="00000000" w:rsidRPr="00000000">
        <w:rPr>
          <w:sz w:val="24"/>
          <w:szCs w:val="24"/>
          <w:rtl w:val="0"/>
        </w:rPr>
        <w:t xml:space="preserve">Performance:</w:t>
      </w:r>
    </w:p>
    <w:p w:rsidR="00000000" w:rsidDel="00000000" w:rsidP="00000000" w:rsidRDefault="00000000" w:rsidRPr="00000000" w14:paraId="00000163">
      <w:pPr>
        <w:numPr>
          <w:ilvl w:val="0"/>
          <w:numId w:val="8"/>
        </w:numPr>
        <w:spacing w:after="0" w:afterAutospacing="0" w:before="240" w:line="276" w:lineRule="auto"/>
        <w:ind w:left="720" w:hanging="360"/>
        <w:rPr>
          <w:sz w:val="24"/>
          <w:szCs w:val="24"/>
        </w:rPr>
      </w:pPr>
      <w:r w:rsidDel="00000000" w:rsidR="00000000" w:rsidRPr="00000000">
        <w:rPr>
          <w:b w:val="1"/>
          <w:sz w:val="24"/>
          <w:szCs w:val="24"/>
          <w:rtl w:val="0"/>
        </w:rPr>
        <w:t xml:space="preserve">XGBoost</w:t>
      </w:r>
      <w:r w:rsidDel="00000000" w:rsidR="00000000" w:rsidRPr="00000000">
        <w:rPr>
          <w:sz w:val="24"/>
          <w:szCs w:val="24"/>
          <w:rtl w:val="0"/>
        </w:rPr>
        <w:t xml:space="preserve">: Known for its high performance, XGBoost (Extreme Gradient Boosting) is a powerful ensemble learning algorithm that combines the predictions of multiple weak learners (usually decision trees) to improve accuracy.</w:t>
      </w:r>
    </w:p>
    <w:p w:rsidR="00000000" w:rsidDel="00000000" w:rsidP="00000000" w:rsidRDefault="00000000" w:rsidRPr="00000000" w14:paraId="00000164">
      <w:pPr>
        <w:numPr>
          <w:ilvl w:val="0"/>
          <w:numId w:val="8"/>
        </w:numPr>
        <w:spacing w:after="240" w:before="0" w:beforeAutospacing="0" w:line="276" w:lineRule="auto"/>
        <w:ind w:left="720" w:hanging="360"/>
        <w:rPr>
          <w:sz w:val="24"/>
          <w:szCs w:val="24"/>
        </w:rPr>
      </w:pPr>
      <w:r w:rsidDel="00000000" w:rsidR="00000000" w:rsidRPr="00000000">
        <w:rPr>
          <w:b w:val="1"/>
          <w:sz w:val="24"/>
          <w:szCs w:val="24"/>
          <w:rtl w:val="0"/>
        </w:rPr>
        <w:t xml:space="preserve">Random Forest</w:t>
      </w:r>
      <w:r w:rsidDel="00000000" w:rsidR="00000000" w:rsidRPr="00000000">
        <w:rPr>
          <w:sz w:val="24"/>
          <w:szCs w:val="24"/>
          <w:rtl w:val="0"/>
        </w:rPr>
        <w:t xml:space="preserve">: This algorithm is an ensemble of decision trees typically trained with a technique called bootstrap aggregating (bagging). It is robust to overfitting and provides good performance on a wide range of tasks.</w:t>
      </w:r>
    </w:p>
    <w:p w:rsidR="00000000" w:rsidDel="00000000" w:rsidP="00000000" w:rsidRDefault="00000000" w:rsidRPr="00000000" w14:paraId="00000165">
      <w:pPr>
        <w:keepNext w:val="0"/>
        <w:keepLines w:val="0"/>
        <w:spacing w:after="40" w:before="240" w:line="276" w:lineRule="auto"/>
        <w:rPr>
          <w:b w:val="1"/>
          <w:sz w:val="24"/>
          <w:szCs w:val="24"/>
        </w:rPr>
      </w:pPr>
      <w:r w:rsidDel="00000000" w:rsidR="00000000" w:rsidRPr="00000000">
        <w:rPr>
          <w:b w:val="1"/>
          <w:sz w:val="24"/>
          <w:szCs w:val="24"/>
          <w:rtl w:val="0"/>
        </w:rPr>
        <w:t xml:space="preserve">Handling of Different Data Types:</w:t>
      </w:r>
    </w:p>
    <w:p w:rsidR="00000000" w:rsidDel="00000000" w:rsidP="00000000" w:rsidRDefault="00000000" w:rsidRPr="00000000" w14:paraId="00000166">
      <w:pPr>
        <w:spacing w:after="240" w:before="240" w:line="276" w:lineRule="auto"/>
        <w:rPr>
          <w:sz w:val="24"/>
          <w:szCs w:val="24"/>
        </w:rPr>
      </w:pPr>
      <w:r w:rsidDel="00000000" w:rsidR="00000000" w:rsidRPr="00000000">
        <w:rPr>
          <w:sz w:val="24"/>
          <w:szCs w:val="24"/>
          <w:rtl w:val="0"/>
        </w:rPr>
        <w:t xml:space="preserve">Both XGBoost and Random Forest can handle numerical and categorical data (though categorical data typically needs to be encoded).</w:t>
      </w:r>
    </w:p>
    <w:p w:rsidR="00000000" w:rsidDel="00000000" w:rsidP="00000000" w:rsidRDefault="00000000" w:rsidRPr="00000000" w14:paraId="00000167">
      <w:pPr>
        <w:keepNext w:val="0"/>
        <w:keepLines w:val="0"/>
        <w:spacing w:after="40" w:before="240" w:line="276" w:lineRule="auto"/>
        <w:rPr>
          <w:b w:val="1"/>
          <w:sz w:val="24"/>
          <w:szCs w:val="24"/>
        </w:rPr>
      </w:pPr>
      <w:r w:rsidDel="00000000" w:rsidR="00000000" w:rsidRPr="00000000">
        <w:rPr>
          <w:b w:val="1"/>
          <w:sz w:val="24"/>
          <w:szCs w:val="24"/>
          <w:rtl w:val="0"/>
        </w:rPr>
        <w:t xml:space="preserve">Feature Importance:</w:t>
      </w:r>
    </w:p>
    <w:p w:rsidR="00000000" w:rsidDel="00000000" w:rsidP="00000000" w:rsidRDefault="00000000" w:rsidRPr="00000000" w14:paraId="00000168">
      <w:pPr>
        <w:spacing w:after="240" w:before="240" w:line="276" w:lineRule="auto"/>
        <w:rPr>
          <w:sz w:val="24"/>
          <w:szCs w:val="24"/>
        </w:rPr>
      </w:pPr>
      <w:r w:rsidDel="00000000" w:rsidR="00000000" w:rsidRPr="00000000">
        <w:rPr>
          <w:sz w:val="24"/>
          <w:szCs w:val="24"/>
          <w:rtl w:val="0"/>
        </w:rPr>
        <w:t xml:space="preserve">These models provide insights into feature importance, helping understand which features are most influential in making predictions.</w:t>
      </w:r>
    </w:p>
    <w:p w:rsidR="00000000" w:rsidDel="00000000" w:rsidP="00000000" w:rsidRDefault="00000000" w:rsidRPr="00000000" w14:paraId="00000169">
      <w:pPr>
        <w:keepNext w:val="0"/>
        <w:keepLines w:val="0"/>
        <w:spacing w:after="40" w:before="240" w:line="276" w:lineRule="auto"/>
        <w:rPr>
          <w:b w:val="1"/>
          <w:sz w:val="24"/>
          <w:szCs w:val="24"/>
        </w:rPr>
      </w:pPr>
      <w:r w:rsidDel="00000000" w:rsidR="00000000" w:rsidRPr="00000000">
        <w:rPr>
          <w:b w:val="1"/>
          <w:sz w:val="24"/>
          <w:szCs w:val="24"/>
          <w:rtl w:val="0"/>
        </w:rPr>
        <w:t xml:space="preserve">Scalability:</w:t>
      </w:r>
    </w:p>
    <w:p w:rsidR="00000000" w:rsidDel="00000000" w:rsidP="00000000" w:rsidRDefault="00000000" w:rsidRPr="00000000" w14:paraId="0000016A">
      <w:pPr>
        <w:spacing w:after="240" w:before="240" w:line="276" w:lineRule="auto"/>
        <w:rPr>
          <w:sz w:val="24"/>
          <w:szCs w:val="24"/>
        </w:rPr>
      </w:pPr>
      <w:r w:rsidDel="00000000" w:rsidR="00000000" w:rsidRPr="00000000">
        <w:rPr>
          <w:sz w:val="24"/>
          <w:szCs w:val="24"/>
          <w:rtl w:val="0"/>
        </w:rPr>
        <w:t xml:space="preserve">Both algorithms can be parallelized, making them suitable for large datasets.</w:t>
      </w:r>
    </w:p>
    <w:p w:rsidR="00000000" w:rsidDel="00000000" w:rsidP="00000000" w:rsidRDefault="00000000" w:rsidRPr="00000000" w14:paraId="0000016B">
      <w:pPr>
        <w:keepNext w:val="0"/>
        <w:keepLines w:val="0"/>
        <w:spacing w:after="40" w:before="240" w:line="276" w:lineRule="auto"/>
        <w:rPr>
          <w:b w:val="1"/>
          <w:sz w:val="24"/>
          <w:szCs w:val="24"/>
        </w:rPr>
      </w:pPr>
      <w:r w:rsidDel="00000000" w:rsidR="00000000" w:rsidRPr="00000000">
        <w:rPr>
          <w:b w:val="1"/>
          <w:sz w:val="24"/>
          <w:szCs w:val="24"/>
          <w:rtl w:val="0"/>
        </w:rPr>
        <w:t xml:space="preserve">Robustness to Outliers:</w:t>
      </w:r>
    </w:p>
    <w:p w:rsidR="00000000" w:rsidDel="00000000" w:rsidP="00000000" w:rsidRDefault="00000000" w:rsidRPr="00000000" w14:paraId="0000016C">
      <w:pPr>
        <w:spacing w:after="240" w:before="240" w:line="276" w:lineRule="auto"/>
        <w:rPr>
          <w:sz w:val="24"/>
          <w:szCs w:val="24"/>
        </w:rPr>
      </w:pPr>
      <w:r w:rsidDel="00000000" w:rsidR="00000000" w:rsidRPr="00000000">
        <w:rPr>
          <w:sz w:val="24"/>
          <w:szCs w:val="24"/>
          <w:rtl w:val="0"/>
        </w:rPr>
        <w:t xml:space="preserve">Ensemble methods like XGBoost and Random Forest are generally robust to outliers and noisy data.</w:t>
      </w:r>
    </w:p>
    <w:p w:rsidR="00000000" w:rsidDel="00000000" w:rsidP="00000000" w:rsidRDefault="00000000" w:rsidRPr="00000000" w14:paraId="0000016D">
      <w:pPr>
        <w:spacing w:line="276"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Below is the short write up of other methods</w:t>
      </w:r>
    </w:p>
    <w:p w:rsidR="00000000" w:rsidDel="00000000" w:rsidP="00000000" w:rsidRDefault="00000000" w:rsidRPr="00000000" w14:paraId="0000016E">
      <w:pPr>
        <w:spacing w:line="276" w:lineRule="auto"/>
        <w:ind w:left="0" w:firstLine="0"/>
        <w:rPr>
          <w:rFonts w:ascii="Arial" w:cs="Arial" w:eastAsia="Arial" w:hAnsi="Arial"/>
          <w:b w:val="1"/>
        </w:rPr>
      </w:pPr>
      <w:r w:rsidDel="00000000" w:rsidR="00000000" w:rsidRPr="00000000">
        <w:rPr>
          <w:rtl w:val="0"/>
        </w:rPr>
      </w:r>
    </w:p>
    <w:sdt>
      <w:sdtPr>
        <w:lock w:val="contentLocked"/>
        <w:tag w:val="goog_rdk_4"/>
      </w:sdtPr>
      <w:sdtContent>
        <w:tbl>
          <w:tblPr>
            <w:tblStyle w:val="Table1"/>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955"/>
            <w:gridCol w:w="4560"/>
            <w:tblGridChange w:id="0">
              <w:tblGrid>
                <w:gridCol w:w="2415"/>
                <w:gridCol w:w="2955"/>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Models/Methods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Linear Models (e.g., Linear Regression,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240" w:before="240" w:line="276"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Simple, interpretable, fast to train and predict.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240" w:before="240" w:line="276"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May not capture complex relationships in the data. Not suitable for non-linear data without transformations or kernel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Support Vector Machines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240" w:before="240" w:line="276"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Effective in high-dimensional spaces, can be effective with non-linear data using the kernel 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240" w:before="240" w:line="276"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Computationally intensive for large datasets, less interpretable</w:t>
                </w:r>
              </w:p>
            </w:tc>
          </w:tr>
          <w:tr>
            <w:trPr>
              <w:cantSplit w:val="0"/>
              <w:trHeight w:val="129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K-Nearest Neighbors (KNN)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240"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Simple, intuitive, no training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240" w:before="240"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Computationally expensive during prediction, sensitive to the choice of k and distance metric, not suitable for high-dimensional data.</w:t>
                </w:r>
              </w:p>
            </w:tc>
          </w:tr>
        </w:tbl>
      </w:sdtContent>
    </w:sdt>
    <w:p w:rsidR="00000000" w:rsidDel="00000000" w:rsidP="00000000" w:rsidRDefault="00000000" w:rsidRPr="00000000" w14:paraId="0000017B">
      <w:pPr>
        <w:spacing w:after="240" w:before="240" w:line="276"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7C">
      <w:pPr>
        <w:spacing w:line="276" w:lineRule="auto"/>
        <w:ind w:left="0" w:firstLine="0"/>
        <w:rPr>
          <w:rFonts w:ascii="Arial" w:cs="Arial" w:eastAsia="Arial" w:hAnsi="Arial"/>
          <w:sz w:val="34"/>
          <w:szCs w:val="34"/>
        </w:rPr>
      </w:pPr>
      <w:r w:rsidDel="00000000" w:rsidR="00000000" w:rsidRPr="00000000">
        <w:rPr>
          <w:rFonts w:ascii="Arial" w:cs="Arial" w:eastAsia="Arial" w:hAnsi="Arial"/>
          <w:b w:val="1"/>
          <w:sz w:val="28"/>
          <w:szCs w:val="28"/>
          <w:rtl w:val="0"/>
        </w:rPr>
        <w:t xml:space="preserve">10.2.</w:t>
      </w:r>
      <w:r w:rsidDel="00000000" w:rsidR="00000000" w:rsidRPr="00000000">
        <w:rPr>
          <w:rFonts w:ascii="Arial" w:cs="Arial" w:eastAsia="Arial" w:hAnsi="Arial"/>
          <w:b w:val="1"/>
          <w:sz w:val="28"/>
          <w:szCs w:val="28"/>
          <w:rtl w:val="0"/>
        </w:rPr>
        <w:t xml:space="preserve"> Challenges faced</w:t>
      </w:r>
      <w:r w:rsidDel="00000000" w:rsidR="00000000" w:rsidRPr="00000000">
        <w:rPr>
          <w:rtl w:val="0"/>
        </w:rPr>
      </w:r>
    </w:p>
    <w:p w:rsidR="00000000" w:rsidDel="00000000" w:rsidP="00000000" w:rsidRDefault="00000000" w:rsidRPr="00000000" w14:paraId="0000017D">
      <w:pPr>
        <w:numPr>
          <w:ilvl w:val="0"/>
          <w:numId w:val="27"/>
        </w:numPr>
        <w:spacing w:after="0" w:afterAutospacing="0" w:before="240" w:line="276" w:lineRule="auto"/>
        <w:ind w:left="720" w:hanging="360"/>
        <w:rPr>
          <w:sz w:val="24"/>
          <w:szCs w:val="24"/>
        </w:rPr>
      </w:pPr>
      <w:r w:rsidDel="00000000" w:rsidR="00000000" w:rsidRPr="00000000">
        <w:rPr>
          <w:rFonts w:ascii="Arial" w:cs="Arial" w:eastAsia="Arial" w:hAnsi="Arial"/>
          <w:b w:val="1"/>
          <w:sz w:val="24"/>
          <w:szCs w:val="24"/>
          <w:rtl w:val="0"/>
        </w:rPr>
        <w:t xml:space="preserve">Interpretability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7E">
      <w:pPr>
        <w:numPr>
          <w:ilvl w:val="1"/>
          <w:numId w:val="27"/>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While linear models and decision trees are highly interpretable, they may not capture complex patterns as well as ensemble methods like Random Forest and XGBoost.</w:t>
      </w:r>
    </w:p>
    <w:p w:rsidR="00000000" w:rsidDel="00000000" w:rsidP="00000000" w:rsidRDefault="00000000" w:rsidRPr="00000000" w14:paraId="0000017F">
      <w:pPr>
        <w:numPr>
          <w:ilvl w:val="0"/>
          <w:numId w:val="27"/>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Complexity and Training Time:</w:t>
      </w:r>
    </w:p>
    <w:p w:rsidR="00000000" w:rsidDel="00000000" w:rsidP="00000000" w:rsidRDefault="00000000" w:rsidRPr="00000000" w14:paraId="00000180">
      <w:pPr>
        <w:numPr>
          <w:ilvl w:val="1"/>
          <w:numId w:val="27"/>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Deep learning models require significant computational resources and a large amount of data, which might be unnecessary for the given task, such as LSTM vs. Transformer.</w:t>
      </w:r>
    </w:p>
    <w:p w:rsidR="00000000" w:rsidDel="00000000" w:rsidP="00000000" w:rsidRDefault="00000000" w:rsidRPr="00000000" w14:paraId="00000181">
      <w:pPr>
        <w:numPr>
          <w:ilvl w:val="0"/>
          <w:numId w:val="27"/>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Non-linearity:</w:t>
      </w:r>
    </w:p>
    <w:p w:rsidR="00000000" w:rsidDel="00000000" w:rsidP="00000000" w:rsidRDefault="00000000" w:rsidRPr="00000000" w14:paraId="00000182">
      <w:pPr>
        <w:numPr>
          <w:ilvl w:val="1"/>
          <w:numId w:val="27"/>
        </w:numPr>
        <w:spacing w:after="0" w:afterAutospacing="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Linear models may not capture the non-linear relationships in the data as effectively as tree-based models.</w:t>
      </w:r>
    </w:p>
    <w:p w:rsidR="00000000" w:rsidDel="00000000" w:rsidP="00000000" w:rsidRDefault="00000000" w:rsidRPr="00000000" w14:paraId="00000183">
      <w:pPr>
        <w:numPr>
          <w:ilvl w:val="0"/>
          <w:numId w:val="27"/>
        </w:numPr>
        <w:spacing w:after="0" w:afterAutospacing="0" w:before="0" w:beforeAutospacing="0" w:line="276" w:lineRule="auto"/>
        <w:ind w:left="720" w:hanging="360"/>
        <w:rPr>
          <w:sz w:val="24"/>
          <w:szCs w:val="24"/>
        </w:rPr>
      </w:pPr>
      <w:r w:rsidDel="00000000" w:rsidR="00000000" w:rsidRPr="00000000">
        <w:rPr>
          <w:rFonts w:ascii="Arial" w:cs="Arial" w:eastAsia="Arial" w:hAnsi="Arial"/>
          <w:b w:val="1"/>
          <w:sz w:val="24"/>
          <w:szCs w:val="24"/>
          <w:rtl w:val="0"/>
        </w:rPr>
        <w:t xml:space="preserve">Overfitting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84">
      <w:pPr>
        <w:numPr>
          <w:ilvl w:val="1"/>
          <w:numId w:val="27"/>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sz w:val="24"/>
          <w:szCs w:val="24"/>
          <w:rtl w:val="0"/>
        </w:rPr>
        <w:t xml:space="preserve">Models like decision trees are prone to overfitting, but ensemble methods like Random Forest and XGBoost help mitigate this issue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85">
      <w:pPr>
        <w:numPr>
          <w:ilvl w:val="0"/>
          <w:numId w:val="27"/>
        </w:numPr>
        <w:spacing w:after="0" w:afterAutospacing="0" w:before="0" w:beforeAutospacing="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Libraries and Community Support:</w:t>
      </w:r>
    </w:p>
    <w:p w:rsidR="00000000" w:rsidDel="00000000" w:rsidP="00000000" w:rsidRDefault="00000000" w:rsidRPr="00000000" w14:paraId="00000186">
      <w:pPr>
        <w:numPr>
          <w:ilvl w:val="1"/>
          <w:numId w:val="10"/>
        </w:numPr>
        <w:spacing w:after="240" w:before="0" w:beforeAutospacing="0" w:line="276" w:lineRule="auto"/>
        <w:ind w:left="1440" w:hanging="360"/>
        <w:rPr>
          <w:rFonts w:ascii="Arial" w:cs="Arial" w:eastAsia="Arial" w:hAnsi="Arial"/>
          <w:b w:val="1"/>
          <w:sz w:val="24"/>
          <w:szCs w:val="24"/>
        </w:rPr>
      </w:pPr>
      <w:r w:rsidDel="00000000" w:rsidR="00000000" w:rsidRPr="00000000">
        <w:rPr>
          <w:rFonts w:ascii="Arial" w:cs="Arial" w:eastAsia="Arial" w:hAnsi="Arial"/>
          <w:sz w:val="24"/>
          <w:szCs w:val="24"/>
          <w:rtl w:val="0"/>
        </w:rPr>
        <w:t xml:space="preserve">There is robust library support (e.g., </w:t>
      </w:r>
      <w:r w:rsidDel="00000000" w:rsidR="00000000" w:rsidRPr="00000000">
        <w:rPr>
          <w:rFonts w:ascii="Arial" w:cs="Arial" w:eastAsia="Arial" w:hAnsi="Arial"/>
          <w:color w:val="188038"/>
          <w:sz w:val="24"/>
          <w:szCs w:val="24"/>
          <w:rtl w:val="0"/>
        </w:rPr>
        <w:t xml:space="preserve">scikit-learn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188038"/>
          <w:sz w:val="24"/>
          <w:szCs w:val="24"/>
          <w:rtl w:val="0"/>
        </w:rPr>
        <w:t xml:space="preserve">xgboost</w:t>
      </w:r>
      <w:r w:rsidDel="00000000" w:rsidR="00000000" w:rsidRPr="00000000">
        <w:rPr>
          <w:rFonts w:ascii="Arial" w:cs="Arial" w:eastAsia="Arial" w:hAnsi="Arial"/>
          <w:sz w:val="24"/>
          <w:szCs w:val="24"/>
          <w:rtl w:val="0"/>
        </w:rPr>
        <w:t xml:space="preserve">), and a strong community around these models, making it easier to find solutions to problems and optimize the models.</w:t>
      </w:r>
    </w:p>
    <w:p w:rsidR="00000000" w:rsidDel="00000000" w:rsidP="00000000" w:rsidRDefault="00000000" w:rsidRPr="00000000" w14:paraId="00000187">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10.3  Evaluation and Cross Validation</w:t>
      </w:r>
    </w:p>
    <w:p w:rsidR="00000000" w:rsidDel="00000000" w:rsidP="00000000" w:rsidRDefault="00000000" w:rsidRPr="00000000" w14:paraId="00000188">
      <w:pPr>
        <w:spacing w:line="276" w:lineRule="auto"/>
        <w:ind w:left="144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67300" cy="1190625"/>
            <wp:effectExtent b="0" l="0" r="0" t="0"/>
            <wp:docPr id="10226822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0673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line="276"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spacing w:line="276" w:lineRule="auto"/>
        <w:ind w:left="0" w:firstLine="0"/>
        <w:rPr>
          <w:sz w:val="24"/>
          <w:szCs w:val="24"/>
        </w:rPr>
      </w:pPr>
      <w:r w:rsidDel="00000000" w:rsidR="00000000" w:rsidRPr="00000000">
        <w:rPr>
          <w:b w:val="1"/>
          <w:sz w:val="24"/>
          <w:szCs w:val="24"/>
          <w:rtl w:val="0"/>
        </w:rPr>
        <w:t xml:space="preserve">Cross-Validation Accuracy</w:t>
      </w:r>
      <w:r w:rsidDel="00000000" w:rsidR="00000000" w:rsidRPr="00000000">
        <w:rPr>
          <w:sz w:val="24"/>
          <w:szCs w:val="24"/>
          <w:rtl w:val="0"/>
        </w:rPr>
        <w:t xml:space="preserve">: The average accuracy score across multiple cross-validation folds is 0.44 with a standard deviation of 0.12. Cross-validation helps ensure that the model's performance is consistent and not overly optimistic due to a particular train/test split.</w:t>
      </w:r>
    </w:p>
    <w:p w:rsidR="00000000" w:rsidDel="00000000" w:rsidP="00000000" w:rsidRDefault="00000000" w:rsidRPr="00000000" w14:paraId="0000018B">
      <w:pPr>
        <w:numPr>
          <w:ilvl w:val="0"/>
          <w:numId w:val="18"/>
        </w:numPr>
        <w:spacing w:after="0" w:afterAutospacing="0" w:before="240" w:line="276" w:lineRule="auto"/>
        <w:ind w:left="720" w:hanging="360"/>
        <w:rPr>
          <w:sz w:val="24"/>
          <w:szCs w:val="24"/>
        </w:rPr>
      </w:pPr>
      <w:r w:rsidDel="00000000" w:rsidR="00000000" w:rsidRPr="00000000">
        <w:rPr>
          <w:b w:val="1"/>
          <w:sz w:val="24"/>
          <w:szCs w:val="24"/>
          <w:rtl w:val="0"/>
        </w:rPr>
        <w:t xml:space="preserve">0.44</w:t>
      </w:r>
      <w:r w:rsidDel="00000000" w:rsidR="00000000" w:rsidRPr="00000000">
        <w:rPr>
          <w:sz w:val="24"/>
          <w:szCs w:val="24"/>
          <w:rtl w:val="0"/>
        </w:rPr>
        <w:t xml:space="preserve">: The model correctly predicts the class 44% of the time on average during cross-validation.</w:t>
      </w:r>
    </w:p>
    <w:p w:rsidR="00000000" w:rsidDel="00000000" w:rsidP="00000000" w:rsidRDefault="00000000" w:rsidRPr="00000000" w14:paraId="0000018C">
      <w:pPr>
        <w:numPr>
          <w:ilvl w:val="0"/>
          <w:numId w:val="18"/>
        </w:numPr>
        <w:spacing w:after="240" w:before="0" w:beforeAutospacing="0" w:line="276" w:lineRule="auto"/>
        <w:ind w:left="720" w:hanging="360"/>
        <w:rPr>
          <w:sz w:val="24"/>
          <w:szCs w:val="24"/>
        </w:rPr>
      </w:pPr>
      <w:r w:rsidDel="00000000" w:rsidR="00000000" w:rsidRPr="00000000">
        <w:rPr>
          <w:b w:val="1"/>
          <w:sz w:val="24"/>
          <w:szCs w:val="24"/>
          <w:rtl w:val="0"/>
        </w:rPr>
        <w:t xml:space="preserve">(+/- 0.12)</w:t>
      </w:r>
      <w:r w:rsidDel="00000000" w:rsidR="00000000" w:rsidRPr="00000000">
        <w:rPr>
          <w:sz w:val="24"/>
          <w:szCs w:val="24"/>
          <w:rtl w:val="0"/>
        </w:rPr>
        <w:t xml:space="preserve">: The performance varies by 12% around the mean accuracy, indicating some variability across the folds.</w:t>
      </w:r>
    </w:p>
    <w:p w:rsidR="00000000" w:rsidDel="00000000" w:rsidP="00000000" w:rsidRDefault="00000000" w:rsidRPr="00000000" w14:paraId="0000018D">
      <w:pPr>
        <w:spacing w:line="276" w:lineRule="auto"/>
        <w:ind w:left="0" w:firstLine="0"/>
        <w:rPr>
          <w:sz w:val="24"/>
          <w:szCs w:val="24"/>
        </w:rPr>
      </w:pPr>
      <w:r w:rsidDel="00000000" w:rsidR="00000000" w:rsidRPr="00000000">
        <w:rPr>
          <w:b w:val="1"/>
          <w:sz w:val="24"/>
          <w:szCs w:val="24"/>
          <w:rtl w:val="0"/>
        </w:rPr>
        <w:t xml:space="preserve">Validation Accuracy</w:t>
      </w:r>
      <w:r w:rsidDel="00000000" w:rsidR="00000000" w:rsidRPr="00000000">
        <w:rPr>
          <w:sz w:val="24"/>
          <w:szCs w:val="24"/>
          <w:rtl w:val="0"/>
        </w:rPr>
        <w:t xml:space="preserve">: The accuracy score on the validation set is 0.45. This indicates that the model correctly predicts the class 45% of the time on the held-out validation set.</w:t>
      </w:r>
    </w:p>
    <w:p w:rsidR="00000000" w:rsidDel="00000000" w:rsidP="00000000" w:rsidRDefault="00000000" w:rsidRPr="00000000" w14:paraId="0000018E">
      <w:pPr>
        <w:spacing w:line="276" w:lineRule="auto"/>
        <w:ind w:left="1224" w:hanging="504.00000000000006"/>
        <w:rPr>
          <w:sz w:val="24"/>
          <w:szCs w:val="24"/>
        </w:rPr>
      </w:pPr>
      <w:r w:rsidDel="00000000" w:rsidR="00000000" w:rsidRPr="00000000">
        <w:rPr>
          <w:rtl w:val="0"/>
        </w:rPr>
      </w:r>
    </w:p>
    <w:p w:rsidR="00000000" w:rsidDel="00000000" w:rsidP="00000000" w:rsidRDefault="00000000" w:rsidRPr="00000000" w14:paraId="0000018F">
      <w:pPr>
        <w:spacing w:line="276" w:lineRule="auto"/>
        <w:ind w:left="1224" w:hanging="504.00000000000006"/>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5731200" cy="2641600"/>
            <wp:effectExtent b="0" l="0" r="0" t="0"/>
            <wp:docPr id="1022682218"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276" w:lineRule="auto"/>
        <w:ind w:left="0" w:firstLine="0"/>
        <w:rPr>
          <w:b w:val="1"/>
          <w:sz w:val="24"/>
          <w:szCs w:val="24"/>
        </w:rPr>
      </w:pPr>
      <w:r w:rsidDel="00000000" w:rsidR="00000000" w:rsidRPr="00000000">
        <w:rPr>
          <w:rtl w:val="0"/>
        </w:rPr>
      </w:r>
    </w:p>
    <w:p w:rsidR="00000000" w:rsidDel="00000000" w:rsidP="00000000" w:rsidRDefault="00000000" w:rsidRPr="00000000" w14:paraId="00000191">
      <w:pPr>
        <w:spacing w:line="276" w:lineRule="auto"/>
        <w:ind w:left="0" w:firstLine="0"/>
        <w:rPr>
          <w:rFonts w:ascii="Arial" w:cs="Arial" w:eastAsia="Arial" w:hAnsi="Arial"/>
          <w:sz w:val="28"/>
          <w:szCs w:val="28"/>
        </w:rPr>
      </w:pPr>
      <w:r w:rsidDel="00000000" w:rsidR="00000000" w:rsidRPr="00000000">
        <w:rPr>
          <w:rFonts w:ascii="Arial" w:cs="Arial" w:eastAsia="Arial" w:hAnsi="Arial"/>
          <w:b w:val="1"/>
          <w:sz w:val="28"/>
          <w:szCs w:val="28"/>
          <w:rtl w:val="0"/>
        </w:rPr>
        <w:t xml:space="preserve">10.4. Model Interpretation</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192">
      <w:pPr>
        <w:numPr>
          <w:ilvl w:val="0"/>
          <w:numId w:val="35"/>
        </w:numPr>
        <w:spacing w:line="276" w:lineRule="auto"/>
        <w:ind w:left="720" w:hanging="360"/>
        <w:rPr>
          <w:sz w:val="24"/>
          <w:szCs w:val="24"/>
          <w:u w:val="none"/>
        </w:rPr>
      </w:pPr>
      <w:r w:rsidDel="00000000" w:rsidR="00000000" w:rsidRPr="00000000">
        <w:rPr>
          <w:sz w:val="24"/>
          <w:szCs w:val="24"/>
          <w:rtl w:val="0"/>
        </w:rPr>
        <w:t xml:space="preserve">Class Distribution: Ensures balanced classes for better model performance.</w:t>
      </w:r>
    </w:p>
    <w:p w:rsidR="00000000" w:rsidDel="00000000" w:rsidP="00000000" w:rsidRDefault="00000000" w:rsidRPr="00000000" w14:paraId="00000193">
      <w:pPr>
        <w:numPr>
          <w:ilvl w:val="0"/>
          <w:numId w:val="35"/>
        </w:numPr>
        <w:spacing w:line="276" w:lineRule="auto"/>
        <w:ind w:left="720" w:hanging="360"/>
        <w:rPr>
          <w:sz w:val="24"/>
          <w:szCs w:val="24"/>
          <w:u w:val="none"/>
        </w:rPr>
      </w:pPr>
      <w:r w:rsidDel="00000000" w:rsidR="00000000" w:rsidRPr="00000000">
        <w:rPr>
          <w:sz w:val="24"/>
          <w:szCs w:val="24"/>
          <w:rtl w:val="0"/>
        </w:rPr>
        <w:t xml:space="preserve">Minimum Class Count: Confirms sufficient sample size for each class.</w:t>
      </w:r>
    </w:p>
    <w:p w:rsidR="00000000" w:rsidDel="00000000" w:rsidP="00000000" w:rsidRDefault="00000000" w:rsidRPr="00000000" w14:paraId="00000194">
      <w:pPr>
        <w:numPr>
          <w:ilvl w:val="0"/>
          <w:numId w:val="35"/>
        </w:numPr>
        <w:spacing w:line="276" w:lineRule="auto"/>
        <w:ind w:left="720" w:hanging="360"/>
        <w:rPr>
          <w:sz w:val="24"/>
          <w:szCs w:val="24"/>
          <w:u w:val="none"/>
        </w:rPr>
      </w:pPr>
      <w:r w:rsidDel="00000000" w:rsidR="00000000" w:rsidRPr="00000000">
        <w:rPr>
          <w:sz w:val="24"/>
          <w:szCs w:val="24"/>
          <w:rtl w:val="0"/>
        </w:rPr>
        <w:t xml:space="preserve">Final Class Distribution: Verifies representative splits for fair evaluation.</w:t>
      </w:r>
    </w:p>
    <w:p w:rsidR="00000000" w:rsidDel="00000000" w:rsidP="00000000" w:rsidRDefault="00000000" w:rsidRPr="00000000" w14:paraId="00000195">
      <w:pPr>
        <w:numPr>
          <w:ilvl w:val="0"/>
          <w:numId w:val="35"/>
        </w:numPr>
        <w:spacing w:line="276" w:lineRule="auto"/>
        <w:ind w:left="720" w:hanging="360"/>
        <w:rPr>
          <w:sz w:val="24"/>
          <w:szCs w:val="24"/>
          <w:u w:val="none"/>
        </w:rPr>
      </w:pPr>
      <w:r w:rsidDel="00000000" w:rsidR="00000000" w:rsidRPr="00000000">
        <w:rPr>
          <w:sz w:val="24"/>
          <w:szCs w:val="24"/>
          <w:rtl w:val="0"/>
        </w:rPr>
        <w:t xml:space="preserve">Validation Accuracy: Indicates the model's performance on unseen data.</w:t>
      </w:r>
    </w:p>
    <w:p w:rsidR="00000000" w:rsidDel="00000000" w:rsidP="00000000" w:rsidRDefault="00000000" w:rsidRPr="00000000" w14:paraId="00000196">
      <w:pPr>
        <w:numPr>
          <w:ilvl w:val="0"/>
          <w:numId w:val="35"/>
        </w:numPr>
        <w:spacing w:line="276" w:lineRule="auto"/>
        <w:ind w:left="720" w:hanging="360"/>
        <w:rPr>
          <w:sz w:val="24"/>
          <w:szCs w:val="24"/>
          <w:u w:val="none"/>
        </w:rPr>
      </w:pPr>
      <w:r w:rsidDel="00000000" w:rsidR="00000000" w:rsidRPr="00000000">
        <w:rPr>
          <w:sz w:val="24"/>
          <w:szCs w:val="24"/>
          <w:rtl w:val="0"/>
        </w:rPr>
        <w:t xml:space="preserve">Saved Model and Encoders: Facilitates future use without retraining.</w:t>
      </w:r>
    </w:p>
    <w:p w:rsidR="00000000" w:rsidDel="00000000" w:rsidP="00000000" w:rsidRDefault="00000000" w:rsidRPr="00000000" w14:paraId="00000197">
      <w:pPr>
        <w:numPr>
          <w:ilvl w:val="0"/>
          <w:numId w:val="35"/>
        </w:numPr>
        <w:spacing w:line="276" w:lineRule="auto"/>
        <w:ind w:left="720" w:hanging="360"/>
        <w:rPr>
          <w:sz w:val="24"/>
          <w:szCs w:val="24"/>
          <w:u w:val="none"/>
        </w:rPr>
      </w:pPr>
      <w:r w:rsidDel="00000000" w:rsidR="00000000" w:rsidRPr="00000000">
        <w:rPr>
          <w:sz w:val="24"/>
          <w:szCs w:val="24"/>
          <w:rtl w:val="0"/>
        </w:rPr>
        <w:t xml:space="preserve">Mapping Table: Provides actionable insights for predicting next interactions</w:t>
      </w:r>
      <w:r w:rsidDel="00000000" w:rsidR="00000000" w:rsidRPr="00000000">
        <w:rPr>
          <w:rtl w:val="0"/>
        </w:rPr>
      </w:r>
    </w:p>
    <w:p w:rsidR="00000000" w:rsidDel="00000000" w:rsidP="00000000" w:rsidRDefault="00000000" w:rsidRPr="00000000" w14:paraId="00000198">
      <w:pPr>
        <w:spacing w:line="276"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99">
      <w:pPr>
        <w:spacing w:line="276" w:lineRule="auto"/>
        <w:ind w:left="0" w:firstLine="0"/>
        <w:rPr>
          <w:rFonts w:ascii="Arial" w:cs="Arial" w:eastAsia="Arial" w:hAnsi="Arial"/>
        </w:rPr>
      </w:pPr>
      <w:r w:rsidDel="00000000" w:rsidR="00000000" w:rsidRPr="00000000">
        <w:rPr>
          <w:sz w:val="20"/>
          <w:szCs w:val="20"/>
          <w:rtl w:val="0"/>
        </w:rPr>
        <w:t xml:space="preserve">(System Load and Resource Usage</w:t>
      </w:r>
      <w:r w:rsidDel="00000000" w:rsidR="00000000" w:rsidRPr="00000000">
        <w:rPr>
          <w:rFonts w:ascii="Arial" w:cs="Arial" w:eastAsia="Arial" w:hAnsi="Arial"/>
          <w:b w:val="1"/>
          <w:sz w:val="24"/>
          <w:szCs w:val="24"/>
          <w:rtl w:val="0"/>
        </w:rPr>
        <w:t xml:space="preserve">:</w:t>
      </w:r>
      <w:r w:rsidDel="00000000" w:rsidR="00000000" w:rsidRPr="00000000">
        <w:rPr>
          <w:rtl w:val="0"/>
        </w:rPr>
      </w:r>
    </w:p>
    <w:p w:rsidR="00000000" w:rsidDel="00000000" w:rsidP="00000000" w:rsidRDefault="00000000" w:rsidRPr="00000000" w14:paraId="0000019A">
      <w:pPr>
        <w:numPr>
          <w:ilvl w:val="0"/>
          <w:numId w:val="25"/>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XGBoost: XGBoost can be more resource-intensive due to the need to maintain gradient statistics and the sequential nature of boosting. It often requires more memory and computational power, but can efficiently use hardware resources through parallelism.</w:t>
      </w:r>
    </w:p>
    <w:p w:rsidR="00000000" w:rsidDel="00000000" w:rsidP="00000000" w:rsidRDefault="00000000" w:rsidRPr="00000000" w14:paraId="0000019B">
      <w:pPr>
        <w:numPr>
          <w:ilvl w:val="0"/>
          <w:numId w:val="25"/>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Random Forest: Random Forests typically use less memory and computational resources compared to XGBoost. They build trees independently, which can be less demanding on system resources, though the ensemble of many trees can still be substantial.</w:t>
      </w:r>
    </w:p>
    <w:p w:rsidR="00000000" w:rsidDel="00000000" w:rsidP="00000000" w:rsidRDefault="00000000" w:rsidRPr="00000000" w14:paraId="0000019C">
      <w:pPr>
        <w:numPr>
          <w:ilvl w:val="0"/>
          <w:numId w:val="25"/>
        </w:numPr>
        <w:spacing w:line="276" w:lineRule="auto"/>
        <w:ind w:left="720" w:hanging="360"/>
        <w:rPr>
          <w:rFonts w:ascii="Arial" w:cs="Arial" w:eastAsia="Arial" w:hAnsi="Arial"/>
          <w:sz w:val="24"/>
          <w:szCs w:val="24"/>
          <w:u w:val="none"/>
        </w:rPr>
      </w:pPr>
      <w:r w:rsidDel="00000000" w:rsidR="00000000" w:rsidRPr="00000000">
        <w:rPr>
          <w:rFonts w:ascii="Arial" w:cs="Arial" w:eastAsia="Arial" w:hAnsi="Arial"/>
          <w:sz w:val="20"/>
          <w:szCs w:val="20"/>
          <w:rtl w:val="0"/>
        </w:rPr>
        <w:t xml:space="preserve">This comparison highlights the key differences and considerations when choosing between XGBoost and Random Forest for a given machine learning task</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9D">
      <w:pPr>
        <w:spacing w:line="276"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19E">
      <w:pPr>
        <w:spacing w:line="276" w:lineRule="auto"/>
        <w:ind w:left="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10.5. What worked/What didn’t work</w:t>
      </w:r>
    </w:p>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What Worked:</w:t>
      </w:r>
    </w:p>
    <w:p w:rsidR="00000000" w:rsidDel="00000000" w:rsidP="00000000" w:rsidRDefault="00000000" w:rsidRPr="00000000" w14:paraId="000001A0">
      <w:pPr>
        <w:numPr>
          <w:ilvl w:val="0"/>
          <w:numId w:val="36"/>
        </w:numPr>
        <w:spacing w:line="276" w:lineRule="auto"/>
        <w:ind w:left="720" w:hanging="360"/>
        <w:rPr>
          <w:sz w:val="24"/>
          <w:szCs w:val="24"/>
          <w:u w:val="none"/>
        </w:rPr>
      </w:pPr>
      <w:r w:rsidDel="00000000" w:rsidR="00000000" w:rsidRPr="00000000">
        <w:rPr>
          <w:sz w:val="24"/>
          <w:szCs w:val="24"/>
          <w:rtl w:val="0"/>
        </w:rPr>
        <w:t xml:space="preserve">XGBoost: We achieved a validation accuracy of 0.45 using XGBoost. This model demonstrated strong performance in handling the multi-class classification problem, effectively learning from the sequence of interactions and providing accurate predictions.</w:t>
      </w:r>
    </w:p>
    <w:p w:rsidR="00000000" w:rsidDel="00000000" w:rsidP="00000000" w:rsidRDefault="00000000" w:rsidRPr="00000000" w14:paraId="000001A1">
      <w:pPr>
        <w:numPr>
          <w:ilvl w:val="0"/>
          <w:numId w:val="36"/>
        </w:numPr>
        <w:spacing w:line="276" w:lineRule="auto"/>
        <w:ind w:left="720" w:hanging="360"/>
        <w:rPr>
          <w:sz w:val="24"/>
          <w:szCs w:val="24"/>
          <w:u w:val="none"/>
        </w:rPr>
      </w:pPr>
      <w:r w:rsidDel="00000000" w:rsidR="00000000" w:rsidRPr="00000000">
        <w:rPr>
          <w:sz w:val="24"/>
          <w:szCs w:val="24"/>
          <w:rtl w:val="0"/>
        </w:rPr>
        <w:t xml:space="preserve">Random Forest: The Random Forest model also provided robust performance, showing good accuracy and consistency in its predictions. It handled the categorical and numerical data efficiently and was relatively easy to tune and implement.</w:t>
      </w:r>
    </w:p>
    <w:p w:rsidR="00000000" w:rsidDel="00000000" w:rsidP="00000000" w:rsidRDefault="00000000" w:rsidRPr="00000000" w14:paraId="000001A2">
      <w:pPr>
        <w:spacing w:line="276" w:lineRule="auto"/>
        <w:rPr>
          <w:sz w:val="24"/>
          <w:szCs w:val="24"/>
        </w:rPr>
      </w:pPr>
      <w:r w:rsidDel="00000000" w:rsidR="00000000" w:rsidRPr="00000000">
        <w:rPr>
          <w:rtl w:val="0"/>
        </w:rPr>
      </w:r>
    </w:p>
    <w:p w:rsidR="00000000" w:rsidDel="00000000" w:rsidP="00000000" w:rsidRDefault="00000000" w:rsidRPr="00000000" w14:paraId="000001A3">
      <w:pPr>
        <w:spacing w:line="276" w:lineRule="auto"/>
        <w:rPr>
          <w:sz w:val="24"/>
          <w:szCs w:val="24"/>
        </w:rPr>
      </w:pPr>
      <w:r w:rsidDel="00000000" w:rsidR="00000000" w:rsidRPr="00000000">
        <w:rPr>
          <w:sz w:val="24"/>
          <w:szCs w:val="24"/>
          <w:rtl w:val="0"/>
        </w:rPr>
        <w:t xml:space="preserve">What Didn’t Work:</w:t>
      </w:r>
    </w:p>
    <w:p w:rsidR="00000000" w:rsidDel="00000000" w:rsidP="00000000" w:rsidRDefault="00000000" w:rsidRPr="00000000" w14:paraId="000001A4">
      <w:pPr>
        <w:numPr>
          <w:ilvl w:val="0"/>
          <w:numId w:val="14"/>
        </w:numPr>
        <w:spacing w:line="276" w:lineRule="auto"/>
        <w:ind w:left="720" w:hanging="360"/>
        <w:rPr>
          <w:sz w:val="24"/>
          <w:szCs w:val="24"/>
          <w:u w:val="none"/>
        </w:rPr>
      </w:pPr>
      <w:r w:rsidDel="00000000" w:rsidR="00000000" w:rsidRPr="00000000">
        <w:rPr>
          <w:sz w:val="24"/>
          <w:szCs w:val="24"/>
          <w:rtl w:val="0"/>
        </w:rPr>
        <w:t xml:space="preserve">LSTM and Transformer Models: These deep learning models were not as effective for our specific application. The complexity of LSTM and Transformer models led to longer training times and did not result in significant improvements in accuracy compared to XGBoost and Random Forest. Additionally, the sequential nature of LSTMs made them less efficient for the volume of data we were working with, and the Transformers, while powerful, required more computational resources than were available for this project.</w:t>
      </w:r>
      <w:r w:rsidDel="00000000" w:rsidR="00000000" w:rsidRPr="00000000">
        <w:rPr>
          <w:rtl w:val="0"/>
        </w:rPr>
      </w:r>
    </w:p>
    <w:p w:rsidR="00000000" w:rsidDel="00000000" w:rsidP="00000000" w:rsidRDefault="00000000" w:rsidRPr="00000000" w14:paraId="000001A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8">
      <w:pPr>
        <w:spacing w:line="276" w:lineRule="auto"/>
        <w:ind w:left="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10.6. Short data output/snapshots</w:t>
      </w:r>
    </w:p>
    <w:p w:rsidR="00000000" w:rsidDel="00000000" w:rsidP="00000000" w:rsidRDefault="00000000" w:rsidRPr="00000000" w14:paraId="000001A9">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AA">
      <w:pPr>
        <w:spacing w:line="276" w:lineRule="auto"/>
        <w:ind w:left="1440"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4289840" cy="1909763"/>
            <wp:effectExtent b="0" l="0" r="0" t="0"/>
            <wp:docPr id="1022682194"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4289840"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line="276" w:lineRule="auto"/>
        <w:ind w:left="1440"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4262438" cy="3363219"/>
            <wp:effectExtent b="0" l="0" r="0" t="0"/>
            <wp:docPr id="1022682209"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4262438" cy="336321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AD">
      <w:pPr>
        <w:spacing w:line="276" w:lineRule="auto"/>
        <w:ind w:left="1440"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4260499" cy="3927869"/>
            <wp:effectExtent b="0" l="0" r="0" t="0"/>
            <wp:docPr id="102268219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260499" cy="3927869"/>
                    </a:xfrm>
                    <a:prstGeom prst="rect"/>
                    <a:ln/>
                  </pic:spPr>
                </pic:pic>
              </a:graphicData>
            </a:graphic>
          </wp:inline>
        </w:drawing>
      </w:r>
      <w:r w:rsidDel="00000000" w:rsidR="00000000" w:rsidRPr="00000000">
        <w:rPr>
          <w:rFonts w:ascii="Arial" w:cs="Arial" w:eastAsia="Arial" w:hAnsi="Arial"/>
          <w:b w:val="1"/>
        </w:rPr>
        <w:drawing>
          <wp:inline distB="114300" distT="114300" distL="114300" distR="114300">
            <wp:extent cx="4260499" cy="3927869"/>
            <wp:effectExtent b="0" l="0" r="0" t="0"/>
            <wp:docPr id="1022682205"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260499" cy="3927869"/>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AF">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0">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1">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2">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3">
      <w:pPr>
        <w:spacing w:line="276" w:lineRule="auto"/>
        <w:ind w:left="720" w:firstLine="0"/>
        <w:rPr>
          <w:rFonts w:ascii="Arial" w:cs="Arial" w:eastAsia="Arial" w:hAnsi="Arial"/>
          <w:b w:val="1"/>
        </w:rPr>
      </w:pPr>
      <w:r w:rsidDel="00000000" w:rsidR="00000000" w:rsidRPr="00000000">
        <w:rPr>
          <w:rtl w:val="0"/>
        </w:rPr>
      </w:r>
    </w:p>
    <w:p w:rsidR="00000000" w:rsidDel="00000000" w:rsidP="00000000" w:rsidRDefault="00000000" w:rsidRPr="00000000" w14:paraId="000001B4">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10.7 Short code snippets</w:t>
      </w:r>
    </w:p>
    <w:p w:rsidR="00000000" w:rsidDel="00000000" w:rsidP="00000000" w:rsidRDefault="00000000" w:rsidRPr="00000000" w14:paraId="000001B5">
      <w:pPr>
        <w:spacing w:line="276" w:lineRule="auto"/>
        <w:ind w:left="2160" w:firstLine="0"/>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286375" cy="1809750"/>
            <wp:effectExtent b="0" l="0" r="0" t="0"/>
            <wp:docPr id="102268220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28637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line="276" w:lineRule="auto"/>
        <w:ind w:left="36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7">
      <w:pPr>
        <w:spacing w:line="276" w:lineRule="auto"/>
        <w:ind w:left="36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snapshot of the Steamlit</w:t>
      </w:r>
    </w:p>
    <w:p w:rsidR="00000000" w:rsidDel="00000000" w:rsidP="00000000" w:rsidRDefault="00000000" w:rsidRPr="00000000" w14:paraId="000001B8">
      <w:pPr>
        <w:spacing w:line="276" w:lineRule="auto"/>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5731200" cy="2082800"/>
            <wp:effectExtent b="0" l="0" r="0" t="0"/>
            <wp:docPr id="102268219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BA">
      <w:pPr>
        <w:spacing w:line="276" w:lineRule="auto"/>
        <w:ind w:left="0" w:firstLine="0"/>
        <w:rPr>
          <w:rFonts w:ascii="Arial" w:cs="Arial" w:eastAsia="Arial" w:hAnsi="Arial"/>
          <w:sz w:val="34"/>
          <w:szCs w:val="34"/>
        </w:rPr>
      </w:pPr>
      <w:r w:rsidDel="00000000" w:rsidR="00000000" w:rsidRPr="00000000">
        <w:rPr>
          <w:rFonts w:ascii="Arial" w:cs="Arial" w:eastAsia="Arial" w:hAnsi="Arial"/>
          <w:b w:val="1"/>
          <w:sz w:val="28"/>
          <w:szCs w:val="28"/>
          <w:rtl w:val="0"/>
        </w:rPr>
        <w:t xml:space="preserve">Practical Considerations:</w:t>
      </w:r>
      <w:r w:rsidDel="00000000" w:rsidR="00000000" w:rsidRPr="00000000">
        <w:rPr>
          <w:rtl w:val="0"/>
        </w:rPr>
      </w:r>
    </w:p>
    <w:p w:rsidR="00000000" w:rsidDel="00000000" w:rsidP="00000000" w:rsidRDefault="00000000" w:rsidRPr="00000000" w14:paraId="000001BB">
      <w:pPr>
        <w:numPr>
          <w:ilvl w:val="0"/>
          <w:numId w:val="27"/>
        </w:numPr>
        <w:spacing w:after="0" w:afterAutospacing="0" w:before="240" w:line="276"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Hyperparameter Tuning:</w:t>
      </w:r>
    </w:p>
    <w:p w:rsidR="00000000" w:rsidDel="00000000" w:rsidP="00000000" w:rsidRDefault="00000000" w:rsidRPr="00000000" w14:paraId="000001BC">
      <w:pPr>
        <w:numPr>
          <w:ilvl w:val="1"/>
          <w:numId w:val="10"/>
        </w:numPr>
        <w:spacing w:after="240" w:before="0" w:beforeAutospacing="0" w:line="276"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XGBoost and Random Forest were chosen for their performance, robustness, and ease of use. They provided a practical solution for the task at hand, with XGBoost achieving a validation accuracy of 0.45.(45% accuracy)</w:t>
      </w:r>
    </w:p>
    <w:p w:rsidR="00000000" w:rsidDel="00000000" w:rsidP="00000000" w:rsidRDefault="00000000" w:rsidRPr="00000000" w14:paraId="000001BD">
      <w:pPr>
        <w:pStyle w:val="Heading3"/>
        <w:keepNext w:val="0"/>
        <w:keepLines w:val="0"/>
        <w:spacing w:line="276" w:lineRule="auto"/>
        <w:rPr>
          <w:rFonts w:ascii="Arial" w:cs="Arial" w:eastAsia="Arial" w:hAnsi="Arial"/>
          <w:b w:val="0"/>
          <w:sz w:val="20"/>
          <w:szCs w:val="20"/>
        </w:rPr>
      </w:pPr>
      <w:bookmarkStart w:colFirst="0" w:colLast="0" w:name="_heading=h.polrvpall4xn" w:id="40"/>
      <w:bookmarkEnd w:id="40"/>
      <w:r w:rsidDel="00000000" w:rsidR="00000000" w:rsidRPr="00000000">
        <w:rPr>
          <w:rtl w:val="0"/>
        </w:rPr>
      </w:r>
    </w:p>
    <w:p w:rsidR="00000000" w:rsidDel="00000000" w:rsidP="00000000" w:rsidRDefault="00000000" w:rsidRPr="00000000" w14:paraId="000001BE">
      <w:pPr>
        <w:pStyle w:val="Heading3"/>
        <w:keepNext w:val="0"/>
        <w:keepLines w:val="0"/>
        <w:spacing w:line="276" w:lineRule="auto"/>
        <w:rPr>
          <w:highlight w:val="yellow"/>
        </w:rPr>
      </w:pPr>
      <w:bookmarkStart w:colFirst="0" w:colLast="0" w:name="_heading=h.byxoyaeicz1n" w:id="41"/>
      <w:bookmarkEnd w:id="41"/>
      <w:r w:rsidDel="00000000" w:rsidR="00000000" w:rsidRPr="00000000">
        <w:rPr>
          <w:rtl w:val="0"/>
        </w:rPr>
      </w:r>
    </w:p>
    <w:p w:rsidR="00000000" w:rsidDel="00000000" w:rsidP="00000000" w:rsidRDefault="00000000" w:rsidRPr="00000000" w14:paraId="000001BF">
      <w:pPr>
        <w:pStyle w:val="Heading1"/>
        <w:keepNext w:val="0"/>
        <w:keepLines w:val="0"/>
        <w:spacing w:before="280" w:line="276" w:lineRule="auto"/>
        <w:rPr>
          <w:sz w:val="32"/>
          <w:szCs w:val="32"/>
        </w:rPr>
      </w:pPr>
      <w:bookmarkStart w:colFirst="0" w:colLast="0" w:name="_heading=h.8ol567emy9w6" w:id="42"/>
      <w:bookmarkEnd w:id="42"/>
      <w:r w:rsidDel="00000000" w:rsidR="00000000" w:rsidRPr="00000000">
        <w:rPr>
          <w:sz w:val="32"/>
          <w:szCs w:val="32"/>
          <w:rtl w:val="0"/>
        </w:rPr>
        <w:t xml:space="preserve">11. Key results</w:t>
      </w:r>
    </w:p>
    <w:p w:rsidR="00000000" w:rsidDel="00000000" w:rsidP="00000000" w:rsidRDefault="00000000" w:rsidRPr="00000000" w14:paraId="000001C0">
      <w:pPr>
        <w:rPr>
          <w:sz w:val="28"/>
          <w:szCs w:val="28"/>
        </w:rPr>
      </w:pPr>
      <w:r w:rsidDel="00000000" w:rsidR="00000000" w:rsidRPr="00000000">
        <w:rPr>
          <w:sz w:val="28"/>
          <w:szCs w:val="28"/>
          <w:rtl w:val="0"/>
        </w:rPr>
        <w:t xml:space="preserve">11.1. Output of intermediate steps</w:t>
      </w:r>
    </w:p>
    <w:p w:rsidR="00000000" w:rsidDel="00000000" w:rsidP="00000000" w:rsidRDefault="00000000" w:rsidRPr="00000000" w14:paraId="000001C1">
      <w:pPr>
        <w:rPr>
          <w:sz w:val="24"/>
          <w:szCs w:val="24"/>
        </w:rPr>
      </w:pPr>
      <w:r w:rsidDel="00000000" w:rsidR="00000000" w:rsidRPr="00000000">
        <w:rPr>
          <w:b w:val="1"/>
          <w:sz w:val="24"/>
          <w:szCs w:val="24"/>
          <w:rtl w:val="0"/>
        </w:rPr>
        <w:t xml:space="preserve">Initial Dataset</w:t>
      </w:r>
      <w:r w:rsidDel="00000000" w:rsidR="00000000" w:rsidRPr="00000000">
        <w:rPr>
          <w:sz w:val="24"/>
          <w:szCs w:val="24"/>
          <w:rtl w:val="0"/>
        </w:rPr>
        <w:t xml:space="preserve">: The dataset contained approximately 200,000 entries with various features, including ticket ID, status, priority, source, type, agent names, created time, due by time, resolved time, closed time, and customer ID.</w:t>
      </w:r>
    </w:p>
    <w:p w:rsidR="00000000" w:rsidDel="00000000" w:rsidP="00000000" w:rsidRDefault="00000000" w:rsidRPr="00000000" w14:paraId="000001C2">
      <w:pPr>
        <w:rPr>
          <w:sz w:val="24"/>
          <w:szCs w:val="24"/>
        </w:rPr>
      </w:pPr>
      <w:r w:rsidDel="00000000" w:rsidR="00000000" w:rsidRPr="00000000">
        <w:rPr>
          <w:b w:val="1"/>
          <w:sz w:val="24"/>
          <w:szCs w:val="24"/>
          <w:rtl w:val="0"/>
        </w:rPr>
        <w:t xml:space="preserve">Handling Missing Values</w:t>
      </w:r>
      <w:r w:rsidDel="00000000" w:rsidR="00000000" w:rsidRPr="00000000">
        <w:rPr>
          <w:sz w:val="24"/>
          <w:szCs w:val="24"/>
          <w:rtl w:val="0"/>
        </w:rPr>
        <w:t xml:space="preserve">: Rows with missing resolved time or closed time were dropped as these were crucial for the analysis.</w:t>
      </w:r>
    </w:p>
    <w:p w:rsidR="00000000" w:rsidDel="00000000" w:rsidP="00000000" w:rsidRDefault="00000000" w:rsidRPr="00000000" w14:paraId="000001C3">
      <w:pPr>
        <w:rPr>
          <w:sz w:val="24"/>
          <w:szCs w:val="24"/>
        </w:rPr>
      </w:pPr>
      <w:r w:rsidDel="00000000" w:rsidR="00000000" w:rsidRPr="00000000">
        <w:rPr>
          <w:b w:val="1"/>
          <w:sz w:val="24"/>
          <w:szCs w:val="24"/>
          <w:rtl w:val="0"/>
        </w:rPr>
        <w:t xml:space="preserve">Invalid Dates</w:t>
      </w:r>
      <w:r w:rsidDel="00000000" w:rsidR="00000000" w:rsidRPr="00000000">
        <w:rPr>
          <w:sz w:val="24"/>
          <w:szCs w:val="24"/>
          <w:rtl w:val="0"/>
        </w:rPr>
        <w:t xml:space="preserve">: Rows with the erroneous placeholder date (year 1888) were removed. Datetime columns were converted to the appropriate format.</w:t>
      </w:r>
    </w:p>
    <w:p w:rsidR="00000000" w:rsidDel="00000000" w:rsidP="00000000" w:rsidRDefault="00000000" w:rsidRPr="00000000" w14:paraId="000001C4">
      <w:pPr>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A clean and consistent dataset ready for analysis.</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sz w:val="28"/>
          <w:szCs w:val="28"/>
          <w:rtl w:val="0"/>
        </w:rPr>
        <w:t xml:space="preserve">11.2. Final outcome/Sample outputs</w:t>
      </w:r>
    </w:p>
    <w:p w:rsidR="00000000" w:rsidDel="00000000" w:rsidP="00000000" w:rsidRDefault="00000000" w:rsidRPr="00000000" w14:paraId="000001C7">
      <w:pPr>
        <w:rPr>
          <w:sz w:val="28"/>
          <w:szCs w:val="28"/>
        </w:rPr>
      </w:pPr>
      <w:r w:rsidDel="00000000" w:rsidR="00000000" w:rsidRPr="00000000">
        <w:rPr>
          <w:sz w:val="28"/>
          <w:szCs w:val="28"/>
          <w:rtl w:val="0"/>
        </w:rPr>
        <w:t xml:space="preserve">Please click here to see the </w:t>
      </w:r>
      <w:hyperlink r:id="rId32">
        <w:r w:rsidDel="00000000" w:rsidR="00000000" w:rsidRPr="00000000">
          <w:rPr>
            <w:color w:val="1155cc"/>
            <w:sz w:val="28"/>
            <w:szCs w:val="28"/>
            <w:u w:val="single"/>
            <w:rtl w:val="0"/>
          </w:rPr>
          <w:t xml:space="preserve">full video</w:t>
        </w:r>
      </w:hyperlink>
      <w:r w:rsidDel="00000000" w:rsidR="00000000" w:rsidRPr="00000000">
        <w:rPr>
          <w:sz w:val="28"/>
          <w:szCs w:val="28"/>
          <w:rtl w:val="0"/>
        </w:rPr>
        <w:t xml:space="preserve"> and below is the image for more reference</w:t>
      </w:r>
    </w:p>
    <w:p w:rsidR="00000000" w:rsidDel="00000000" w:rsidP="00000000" w:rsidRDefault="00000000" w:rsidRPr="00000000" w14:paraId="000001C8">
      <w:pPr>
        <w:spacing w:line="276" w:lineRule="auto"/>
        <w:ind w:left="1440" w:firstLine="0"/>
        <w:rPr>
          <w:sz w:val="28"/>
          <w:szCs w:val="28"/>
        </w:rPr>
      </w:pPr>
      <w:r w:rsidDel="00000000" w:rsidR="00000000" w:rsidRPr="00000000">
        <w:rPr>
          <w:b w:val="1"/>
        </w:rPr>
        <w:drawing>
          <wp:inline distB="114300" distT="114300" distL="114300" distR="114300">
            <wp:extent cx="4260499" cy="3927869"/>
            <wp:effectExtent b="0" l="0" r="0" t="0"/>
            <wp:docPr id="1022682198"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260499" cy="3927869"/>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3"/>
        <w:keepNext w:val="0"/>
        <w:keepLines w:val="0"/>
        <w:spacing w:before="280" w:line="276" w:lineRule="auto"/>
        <w:rPr/>
      </w:pPr>
      <w:bookmarkStart w:colFirst="0" w:colLast="0" w:name="_heading=h.nfkye6k4qf6p" w:id="43"/>
      <w:bookmarkEnd w:id="43"/>
      <w:r w:rsidDel="00000000" w:rsidR="00000000" w:rsidRPr="00000000">
        <w:rPr>
          <w:b w:val="1"/>
          <w:color w:val="000000"/>
          <w:rtl w:val="0"/>
        </w:rPr>
        <w:t xml:space="preserve">11.3. </w:t>
      </w:r>
      <w:r w:rsidDel="00000000" w:rsidR="00000000" w:rsidRPr="00000000">
        <w:rPr>
          <w:b w:val="1"/>
          <w:rtl w:val="0"/>
        </w:rPr>
        <w:t xml:space="preserve">Analysis of the results</w:t>
      </w:r>
      <w:r w:rsidDel="00000000" w:rsidR="00000000" w:rsidRPr="00000000">
        <w:rPr>
          <w:rtl w:val="0"/>
        </w:rPr>
        <w:t xml:space="preserve">:</w:t>
      </w:r>
    </w:p>
    <w:p w:rsidR="00000000" w:rsidDel="00000000" w:rsidP="00000000" w:rsidRDefault="00000000" w:rsidRPr="00000000" w14:paraId="000001CA">
      <w:pPr>
        <w:spacing w:after="240" w:before="240" w:line="276" w:lineRule="auto"/>
        <w:ind w:left="0" w:firstLine="0"/>
        <w:rPr>
          <w:b w:val="1"/>
          <w:sz w:val="24"/>
          <w:szCs w:val="24"/>
        </w:rPr>
      </w:pPr>
      <w:r w:rsidDel="00000000" w:rsidR="00000000" w:rsidRPr="00000000">
        <w:rPr>
          <w:sz w:val="24"/>
          <w:szCs w:val="24"/>
          <w:rtl w:val="0"/>
        </w:rPr>
        <w:t xml:space="preserve">XGBoost </w:t>
      </w:r>
      <w:r w:rsidDel="00000000" w:rsidR="00000000" w:rsidRPr="00000000">
        <w:rPr>
          <w:rtl w:val="0"/>
        </w:rPr>
      </w:r>
    </w:p>
    <w:p w:rsidR="00000000" w:rsidDel="00000000" w:rsidP="00000000" w:rsidRDefault="00000000" w:rsidRPr="00000000" w14:paraId="000001CB">
      <w:pPr>
        <w:numPr>
          <w:ilvl w:val="0"/>
          <w:numId w:val="11"/>
        </w:numPr>
        <w:spacing w:after="0" w:afterAutospacing="0" w:before="240" w:line="276" w:lineRule="auto"/>
        <w:ind w:left="720" w:hanging="360"/>
        <w:rPr>
          <w:sz w:val="24"/>
          <w:szCs w:val="24"/>
        </w:rPr>
      </w:pPr>
      <w:r w:rsidDel="00000000" w:rsidR="00000000" w:rsidRPr="00000000">
        <w:rPr>
          <w:b w:val="1"/>
          <w:sz w:val="24"/>
          <w:szCs w:val="24"/>
          <w:rtl w:val="0"/>
        </w:rPr>
        <w:t xml:space="preserve">Validation Accuracy</w:t>
      </w:r>
      <w:r w:rsidDel="00000000" w:rsidR="00000000" w:rsidRPr="00000000">
        <w:rPr>
          <w:sz w:val="24"/>
          <w:szCs w:val="24"/>
          <w:rtl w:val="0"/>
        </w:rPr>
        <w:t xml:space="preserve">: The XGBoost model achieved a validation accuracy of 0.45. This indicates that the model correctly predicted the class 45% of the time on unseen data.</w:t>
      </w:r>
    </w:p>
    <w:p w:rsidR="00000000" w:rsidDel="00000000" w:rsidP="00000000" w:rsidRDefault="00000000" w:rsidRPr="00000000" w14:paraId="000001CC">
      <w:pPr>
        <w:numPr>
          <w:ilvl w:val="0"/>
          <w:numId w:val="1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w:t>
      </w:r>
    </w:p>
    <w:p w:rsidR="00000000" w:rsidDel="00000000" w:rsidP="00000000" w:rsidRDefault="00000000" w:rsidRPr="00000000" w14:paraId="000001CD">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Handling of Imbalanced Data</w:t>
      </w:r>
      <w:r w:rsidDel="00000000" w:rsidR="00000000" w:rsidRPr="00000000">
        <w:rPr>
          <w:sz w:val="24"/>
          <w:szCs w:val="24"/>
          <w:rtl w:val="0"/>
        </w:rPr>
        <w:t xml:space="preserve">: XGBoost effectively managed the imbalanced classes after combining rare classes into an "Other" category.</w:t>
      </w:r>
    </w:p>
    <w:p w:rsidR="00000000" w:rsidDel="00000000" w:rsidP="00000000" w:rsidRDefault="00000000" w:rsidRPr="00000000" w14:paraId="000001CE">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Feature Importance</w:t>
      </w:r>
      <w:r w:rsidDel="00000000" w:rsidR="00000000" w:rsidRPr="00000000">
        <w:rPr>
          <w:sz w:val="24"/>
          <w:szCs w:val="24"/>
          <w:rtl w:val="0"/>
        </w:rPr>
        <w:t xml:space="preserve">: XGBoost provided insights into which lag features were most predictive, allowing for better understanding and interpretation of the model.</w:t>
      </w:r>
    </w:p>
    <w:p w:rsidR="00000000" w:rsidDel="00000000" w:rsidP="00000000" w:rsidRDefault="00000000" w:rsidRPr="00000000" w14:paraId="000001CF">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model demonstrated good scalability, handling the large dataset efficiently through parallel processing.</w:t>
      </w:r>
    </w:p>
    <w:p w:rsidR="00000000" w:rsidDel="00000000" w:rsidP="00000000" w:rsidRDefault="00000000" w:rsidRPr="00000000" w14:paraId="000001D0">
      <w:pPr>
        <w:numPr>
          <w:ilvl w:val="0"/>
          <w:numId w:val="1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1D1">
      <w:pPr>
        <w:numPr>
          <w:ilvl w:val="1"/>
          <w:numId w:val="11"/>
        </w:numPr>
        <w:spacing w:after="240" w:before="0" w:beforeAutospacing="0" w:line="276" w:lineRule="auto"/>
        <w:ind w:left="1440" w:hanging="360"/>
        <w:rPr>
          <w:sz w:val="24"/>
          <w:szCs w:val="24"/>
        </w:rPr>
      </w:pPr>
      <w:r w:rsidDel="00000000" w:rsidR="00000000" w:rsidRPr="00000000">
        <w:rPr>
          <w:b w:val="1"/>
          <w:sz w:val="24"/>
          <w:szCs w:val="24"/>
          <w:rtl w:val="0"/>
        </w:rPr>
        <w:t xml:space="preserve">Interpretability</w:t>
      </w:r>
      <w:r w:rsidDel="00000000" w:rsidR="00000000" w:rsidRPr="00000000">
        <w:rPr>
          <w:sz w:val="24"/>
          <w:szCs w:val="24"/>
          <w:rtl w:val="0"/>
        </w:rPr>
        <w:t xml:space="preserve">: While XGBoost offers high performance, its complexity can make it harder to interpret compared to simpler models.</w:t>
      </w:r>
    </w:p>
    <w:p w:rsidR="00000000" w:rsidDel="00000000" w:rsidP="00000000" w:rsidRDefault="00000000" w:rsidRPr="00000000" w14:paraId="000001D2">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D3">
      <w:pPr>
        <w:spacing w:after="240" w:before="240" w:line="276" w:lineRule="auto"/>
        <w:ind w:left="0" w:firstLine="0"/>
        <w:rPr>
          <w:sz w:val="24"/>
          <w:szCs w:val="24"/>
        </w:rPr>
      </w:pPr>
      <w:r w:rsidDel="00000000" w:rsidR="00000000" w:rsidRPr="00000000">
        <w:rPr>
          <w:sz w:val="24"/>
          <w:szCs w:val="24"/>
          <w:rtl w:val="0"/>
        </w:rPr>
        <w:t xml:space="preserve">Random Forest Model:</w:t>
      </w:r>
    </w:p>
    <w:p w:rsidR="00000000" w:rsidDel="00000000" w:rsidP="00000000" w:rsidRDefault="00000000" w:rsidRPr="00000000" w14:paraId="000001D4">
      <w:pPr>
        <w:numPr>
          <w:ilvl w:val="0"/>
          <w:numId w:val="11"/>
        </w:numPr>
        <w:spacing w:after="0" w:afterAutospacing="0" w:before="240" w:line="276" w:lineRule="auto"/>
        <w:ind w:left="720" w:hanging="360"/>
        <w:rPr>
          <w:sz w:val="24"/>
          <w:szCs w:val="24"/>
        </w:rPr>
      </w:pPr>
      <w:r w:rsidDel="00000000" w:rsidR="00000000" w:rsidRPr="00000000">
        <w:rPr>
          <w:b w:val="1"/>
          <w:sz w:val="24"/>
          <w:szCs w:val="24"/>
          <w:rtl w:val="0"/>
        </w:rPr>
        <w:t xml:space="preserve">Validation Accuracy</w:t>
      </w:r>
      <w:r w:rsidDel="00000000" w:rsidR="00000000" w:rsidRPr="00000000">
        <w:rPr>
          <w:sz w:val="24"/>
          <w:szCs w:val="24"/>
          <w:rtl w:val="0"/>
        </w:rPr>
        <w:t xml:space="preserve">: The Random Forest model also showed robust performance with a slightly lower but comparable accuracy to XGBoost.</w:t>
      </w:r>
    </w:p>
    <w:p w:rsidR="00000000" w:rsidDel="00000000" w:rsidP="00000000" w:rsidRDefault="00000000" w:rsidRPr="00000000" w14:paraId="000001D5">
      <w:pPr>
        <w:numPr>
          <w:ilvl w:val="0"/>
          <w:numId w:val="1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Strengths</w:t>
      </w:r>
      <w:r w:rsidDel="00000000" w:rsidR="00000000" w:rsidRPr="00000000">
        <w:rPr>
          <w:sz w:val="24"/>
          <w:szCs w:val="24"/>
          <w:rtl w:val="0"/>
        </w:rPr>
        <w:t xml:space="preserve">:</w:t>
      </w:r>
    </w:p>
    <w:p w:rsidR="00000000" w:rsidDel="00000000" w:rsidP="00000000" w:rsidRDefault="00000000" w:rsidRPr="00000000" w14:paraId="000001D6">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Robustness</w:t>
      </w:r>
      <w:r w:rsidDel="00000000" w:rsidR="00000000" w:rsidRPr="00000000">
        <w:rPr>
          <w:sz w:val="24"/>
          <w:szCs w:val="24"/>
          <w:rtl w:val="0"/>
        </w:rPr>
        <w:t xml:space="preserve">: Random Forest is less prone to overfitting and handles noisy data well.</w:t>
      </w:r>
    </w:p>
    <w:p w:rsidR="00000000" w:rsidDel="00000000" w:rsidP="00000000" w:rsidRDefault="00000000" w:rsidRPr="00000000" w14:paraId="000001D7">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Feature Importance</w:t>
      </w:r>
      <w:r w:rsidDel="00000000" w:rsidR="00000000" w:rsidRPr="00000000">
        <w:rPr>
          <w:sz w:val="24"/>
          <w:szCs w:val="24"/>
          <w:rtl w:val="0"/>
        </w:rPr>
        <w:t xml:space="preserve">: Like XGBoost, it provided useful insights into feature importance.</w:t>
      </w:r>
    </w:p>
    <w:p w:rsidR="00000000" w:rsidDel="00000000" w:rsidP="00000000" w:rsidRDefault="00000000" w:rsidRPr="00000000" w14:paraId="000001D8">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Ease of Use</w:t>
      </w:r>
      <w:r w:rsidDel="00000000" w:rsidR="00000000" w:rsidRPr="00000000">
        <w:rPr>
          <w:sz w:val="24"/>
          <w:szCs w:val="24"/>
          <w:rtl w:val="0"/>
        </w:rPr>
        <w:t xml:space="preserve">: The model was straightforward to implement and tune.</w:t>
      </w:r>
    </w:p>
    <w:p w:rsidR="00000000" w:rsidDel="00000000" w:rsidP="00000000" w:rsidRDefault="00000000" w:rsidRPr="00000000" w14:paraId="000001D9">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Weaknesses</w:t>
      </w:r>
      <w:r w:rsidDel="00000000" w:rsidR="00000000" w:rsidRPr="00000000">
        <w:rPr>
          <w:sz w:val="24"/>
          <w:szCs w:val="24"/>
          <w:rtl w:val="0"/>
        </w:rPr>
        <w:t xml:space="preserve">:</w:t>
      </w:r>
    </w:p>
    <w:p w:rsidR="00000000" w:rsidDel="00000000" w:rsidP="00000000" w:rsidRDefault="00000000" w:rsidRPr="00000000" w14:paraId="000001DA">
      <w:pPr>
        <w:numPr>
          <w:ilvl w:val="1"/>
          <w:numId w:val="11"/>
        </w:numPr>
        <w:spacing w:after="240" w:before="0" w:beforeAutospacing="0" w:line="276" w:lineRule="auto"/>
        <w:ind w:left="144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Although robust, the accuracy was slightly lower than XGBoost, indicating it may not capture complex patterns as well.</w:t>
      </w:r>
    </w:p>
    <w:p w:rsidR="00000000" w:rsidDel="00000000" w:rsidP="00000000" w:rsidRDefault="00000000" w:rsidRPr="00000000" w14:paraId="000001DB">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DC">
      <w:pPr>
        <w:spacing w:after="240" w:before="240" w:line="276" w:lineRule="auto"/>
        <w:ind w:left="0" w:firstLine="0"/>
        <w:rPr>
          <w:sz w:val="24"/>
          <w:szCs w:val="24"/>
        </w:rPr>
      </w:pPr>
      <w:r w:rsidDel="00000000" w:rsidR="00000000" w:rsidRPr="00000000">
        <w:rPr>
          <w:b w:val="1"/>
          <w:sz w:val="24"/>
          <w:szCs w:val="24"/>
          <w:rtl w:val="0"/>
        </w:rPr>
        <w:t xml:space="preserve">LSTM and Transformer Models</w:t>
      </w:r>
      <w:r w:rsidDel="00000000" w:rsidR="00000000" w:rsidRPr="00000000">
        <w:rPr>
          <w:sz w:val="24"/>
          <w:szCs w:val="24"/>
          <w:rtl w:val="0"/>
        </w:rPr>
        <w:t xml:space="preserve">:</w:t>
      </w:r>
    </w:p>
    <w:p w:rsidR="00000000" w:rsidDel="00000000" w:rsidP="00000000" w:rsidRDefault="00000000" w:rsidRPr="00000000" w14:paraId="000001DD">
      <w:pPr>
        <w:numPr>
          <w:ilvl w:val="0"/>
          <w:numId w:val="11"/>
        </w:numPr>
        <w:spacing w:after="0" w:afterAutospacing="0" w:before="240" w:line="276" w:lineRule="auto"/>
        <w:ind w:left="720" w:hanging="360"/>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These models did not perform as well as XGBoost and Random Forest.</w:t>
      </w:r>
    </w:p>
    <w:p w:rsidR="00000000" w:rsidDel="00000000" w:rsidP="00000000" w:rsidRDefault="00000000" w:rsidRPr="00000000" w14:paraId="000001DE">
      <w:pPr>
        <w:numPr>
          <w:ilvl w:val="0"/>
          <w:numId w:val="1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Challenges</w:t>
      </w:r>
      <w:r w:rsidDel="00000000" w:rsidR="00000000" w:rsidRPr="00000000">
        <w:rPr>
          <w:sz w:val="24"/>
          <w:szCs w:val="24"/>
          <w:rtl w:val="0"/>
        </w:rPr>
        <w:t xml:space="preserve">:</w:t>
      </w:r>
    </w:p>
    <w:p w:rsidR="00000000" w:rsidDel="00000000" w:rsidP="00000000" w:rsidRDefault="00000000" w:rsidRPr="00000000" w14:paraId="000001DF">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Training Time</w:t>
      </w:r>
      <w:r w:rsidDel="00000000" w:rsidR="00000000" w:rsidRPr="00000000">
        <w:rPr>
          <w:sz w:val="24"/>
          <w:szCs w:val="24"/>
          <w:rtl w:val="0"/>
        </w:rPr>
        <w:t xml:space="preserve">: Both LSTM and Transformer models required significantly longer training times.</w:t>
      </w:r>
    </w:p>
    <w:p w:rsidR="00000000" w:rsidDel="00000000" w:rsidP="00000000" w:rsidRDefault="00000000" w:rsidRPr="00000000" w14:paraId="000001E0">
      <w:pPr>
        <w:numPr>
          <w:ilvl w:val="1"/>
          <w:numId w:val="11"/>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Complexity</w:t>
      </w:r>
      <w:r w:rsidDel="00000000" w:rsidR="00000000" w:rsidRPr="00000000">
        <w:rPr>
          <w:sz w:val="24"/>
          <w:szCs w:val="24"/>
          <w:rtl w:val="0"/>
        </w:rPr>
        <w:t xml:space="preserve">: The complexity of these models did not yield substantial improvements in accuracy to justify their use.</w:t>
      </w:r>
    </w:p>
    <w:p w:rsidR="00000000" w:rsidDel="00000000" w:rsidP="00000000" w:rsidRDefault="00000000" w:rsidRPr="00000000" w14:paraId="000001E1">
      <w:pPr>
        <w:numPr>
          <w:ilvl w:val="1"/>
          <w:numId w:val="11"/>
        </w:numPr>
        <w:spacing w:after="240" w:before="0" w:beforeAutospacing="0" w:line="276" w:lineRule="auto"/>
        <w:ind w:left="1440" w:hanging="360"/>
        <w:rPr>
          <w:sz w:val="24"/>
          <w:szCs w:val="24"/>
        </w:rPr>
      </w:pPr>
      <w:r w:rsidDel="00000000" w:rsidR="00000000" w:rsidRPr="00000000">
        <w:rPr>
          <w:b w:val="1"/>
          <w:sz w:val="24"/>
          <w:szCs w:val="24"/>
          <w:rtl w:val="0"/>
        </w:rPr>
        <w:t xml:space="preserve">Resource Intensive</w:t>
      </w:r>
      <w:r w:rsidDel="00000000" w:rsidR="00000000" w:rsidRPr="00000000">
        <w:rPr>
          <w:sz w:val="24"/>
          <w:szCs w:val="24"/>
          <w:rtl w:val="0"/>
        </w:rPr>
        <w:t xml:space="preserve">: High computational resources were required, which were not feasible for the project's constraints.</w:t>
      </w:r>
    </w:p>
    <w:p w:rsidR="00000000" w:rsidDel="00000000" w:rsidP="00000000" w:rsidRDefault="00000000" w:rsidRPr="00000000" w14:paraId="000001E2">
      <w:pPr>
        <w:pStyle w:val="Heading3"/>
        <w:keepNext w:val="0"/>
        <w:keepLines w:val="0"/>
        <w:spacing w:before="280" w:line="276" w:lineRule="auto"/>
        <w:rPr>
          <w:b w:val="1"/>
          <w:color w:val="000000"/>
          <w:sz w:val="26"/>
          <w:szCs w:val="26"/>
        </w:rPr>
      </w:pPr>
      <w:bookmarkStart w:colFirst="0" w:colLast="0" w:name="_heading=h.790z9awbgsn" w:id="44"/>
      <w:bookmarkEnd w:id="44"/>
      <w:r w:rsidDel="00000000" w:rsidR="00000000" w:rsidRPr="00000000">
        <w:rPr>
          <w:b w:val="1"/>
          <w:color w:val="000000"/>
          <w:sz w:val="26"/>
          <w:szCs w:val="26"/>
          <w:rtl w:val="0"/>
        </w:rPr>
        <w:t xml:space="preserve">Key Insights</w:t>
      </w:r>
    </w:p>
    <w:p w:rsidR="00000000" w:rsidDel="00000000" w:rsidP="00000000" w:rsidRDefault="00000000" w:rsidRPr="00000000" w14:paraId="000001E3">
      <w:pPr>
        <w:numPr>
          <w:ilvl w:val="0"/>
          <w:numId w:val="22"/>
        </w:numPr>
        <w:spacing w:after="0" w:afterAutospacing="0" w:before="240" w:line="276" w:lineRule="auto"/>
        <w:ind w:left="720" w:hanging="360"/>
        <w:rPr>
          <w:sz w:val="24"/>
          <w:szCs w:val="24"/>
        </w:rPr>
      </w:pPr>
      <w:r w:rsidDel="00000000" w:rsidR="00000000" w:rsidRPr="00000000">
        <w:rPr>
          <w:b w:val="1"/>
          <w:sz w:val="24"/>
          <w:szCs w:val="24"/>
          <w:rtl w:val="0"/>
        </w:rPr>
        <w:t xml:space="preserve">Feature Engineering</w:t>
      </w:r>
      <w:r w:rsidDel="00000000" w:rsidR="00000000" w:rsidRPr="00000000">
        <w:rPr>
          <w:sz w:val="24"/>
          <w:szCs w:val="24"/>
          <w:rtl w:val="0"/>
        </w:rPr>
        <w:t xml:space="preserve">:</w:t>
      </w:r>
    </w:p>
    <w:p w:rsidR="00000000" w:rsidDel="00000000" w:rsidP="00000000" w:rsidRDefault="00000000" w:rsidRPr="00000000" w14:paraId="000001E4">
      <w:pPr>
        <w:numPr>
          <w:ilvl w:val="1"/>
          <w:numId w:val="22"/>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creation of lag features was crucial in capturing the sequence of customer interactions. These features significantly contributed to the model's predictive power.</w:t>
      </w:r>
    </w:p>
    <w:p w:rsidR="00000000" w:rsidDel="00000000" w:rsidP="00000000" w:rsidRDefault="00000000" w:rsidRPr="00000000" w14:paraId="000001E5">
      <w:pPr>
        <w:numPr>
          <w:ilvl w:val="1"/>
          <w:numId w:val="22"/>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transformation and cleaning of data, including handling missing values and ensuring data consistency, were essential steps that improved model performance.</w:t>
      </w:r>
    </w:p>
    <w:p w:rsidR="00000000" w:rsidDel="00000000" w:rsidP="00000000" w:rsidRDefault="00000000" w:rsidRPr="00000000" w14:paraId="000001E6">
      <w:pPr>
        <w:numPr>
          <w:ilvl w:val="0"/>
          <w:numId w:val="2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Class Imbalance</w:t>
      </w:r>
      <w:r w:rsidDel="00000000" w:rsidR="00000000" w:rsidRPr="00000000">
        <w:rPr>
          <w:sz w:val="24"/>
          <w:szCs w:val="24"/>
          <w:rtl w:val="0"/>
        </w:rPr>
        <w:t xml:space="preserve">:</w:t>
      </w:r>
    </w:p>
    <w:p w:rsidR="00000000" w:rsidDel="00000000" w:rsidP="00000000" w:rsidRDefault="00000000" w:rsidRPr="00000000" w14:paraId="000001E7">
      <w:pPr>
        <w:numPr>
          <w:ilvl w:val="1"/>
          <w:numId w:val="22"/>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Combining rare classes into an "Other" category was effective in managing class imbalance. This ensured that the model had sufficient data to learn from each class and improved overall accuracy.</w:t>
      </w:r>
    </w:p>
    <w:p w:rsidR="00000000" w:rsidDel="00000000" w:rsidP="00000000" w:rsidRDefault="00000000" w:rsidRPr="00000000" w14:paraId="000001E8">
      <w:pPr>
        <w:numPr>
          <w:ilvl w:val="0"/>
          <w:numId w:val="22"/>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Model Selection</w:t>
      </w:r>
      <w:r w:rsidDel="00000000" w:rsidR="00000000" w:rsidRPr="00000000">
        <w:rPr>
          <w:sz w:val="24"/>
          <w:szCs w:val="24"/>
          <w:rtl w:val="0"/>
        </w:rPr>
        <w:t xml:space="preserve">:</w:t>
      </w:r>
    </w:p>
    <w:p w:rsidR="00000000" w:rsidDel="00000000" w:rsidP="00000000" w:rsidRDefault="00000000" w:rsidRPr="00000000" w14:paraId="000001E9">
      <w:pPr>
        <w:numPr>
          <w:ilvl w:val="1"/>
          <w:numId w:val="22"/>
        </w:numPr>
        <w:spacing w:after="0" w:afterAutospacing="0" w:before="0" w:beforeAutospacing="0" w:line="276" w:lineRule="auto"/>
        <w:ind w:left="1440" w:hanging="360"/>
        <w:rPr>
          <w:sz w:val="24"/>
          <w:szCs w:val="24"/>
        </w:rPr>
      </w:pPr>
      <w:r w:rsidDel="00000000" w:rsidR="00000000" w:rsidRPr="00000000">
        <w:rPr>
          <w:sz w:val="24"/>
          <w:szCs w:val="24"/>
          <w:rtl w:val="0"/>
        </w:rPr>
        <w:t xml:space="preserve">Ensemble methods like XGBoost and Random Forest were more effective for this project compared to deep learning models. They provided a good balance between performance, interpretability, and computational efficiency.</w:t>
      </w:r>
    </w:p>
    <w:p w:rsidR="00000000" w:rsidDel="00000000" w:rsidP="00000000" w:rsidRDefault="00000000" w:rsidRPr="00000000" w14:paraId="000001EA">
      <w:pPr>
        <w:numPr>
          <w:ilvl w:val="1"/>
          <w:numId w:val="22"/>
        </w:numPr>
        <w:spacing w:after="240" w:before="0" w:beforeAutospacing="0" w:line="276" w:lineRule="auto"/>
        <w:ind w:left="1440" w:hanging="360"/>
        <w:rPr>
          <w:sz w:val="24"/>
          <w:szCs w:val="24"/>
        </w:rPr>
      </w:pPr>
      <w:r w:rsidDel="00000000" w:rsidR="00000000" w:rsidRPr="00000000">
        <w:rPr>
          <w:sz w:val="24"/>
          <w:szCs w:val="24"/>
          <w:rtl w:val="0"/>
        </w:rPr>
        <w:t xml:space="preserve">The decision to use XGBoost and Random Forest was justified by their robustness and ability to handle large datasets with mixed data types.</w:t>
      </w:r>
    </w:p>
    <w:p w:rsidR="00000000" w:rsidDel="00000000" w:rsidP="00000000" w:rsidRDefault="00000000" w:rsidRPr="00000000" w14:paraId="000001EB">
      <w:pPr>
        <w:pStyle w:val="Heading2"/>
        <w:keepNext w:val="0"/>
        <w:keepLines w:val="0"/>
        <w:spacing w:after="80" w:line="276" w:lineRule="auto"/>
        <w:ind w:left="0" w:firstLine="0"/>
        <w:rPr>
          <w:b w:val="1"/>
        </w:rPr>
      </w:pPr>
      <w:bookmarkStart w:colFirst="0" w:colLast="0" w:name="_heading=h.n3bzygqnxy4y" w:id="45"/>
      <w:bookmarkEnd w:id="45"/>
      <w:r w:rsidDel="00000000" w:rsidR="00000000" w:rsidRPr="00000000">
        <w:rPr>
          <w:b w:val="1"/>
          <w:rtl w:val="0"/>
        </w:rPr>
        <w:t xml:space="preserve">12. Conclusion</w:t>
      </w:r>
    </w:p>
    <w:p w:rsidR="00000000" w:rsidDel="00000000" w:rsidP="00000000" w:rsidRDefault="00000000" w:rsidRPr="00000000" w14:paraId="000001EC">
      <w:pPr>
        <w:pStyle w:val="Heading3"/>
        <w:keepNext w:val="0"/>
        <w:keepLines w:val="0"/>
        <w:spacing w:before="280" w:line="276" w:lineRule="auto"/>
        <w:ind w:left="0" w:firstLine="0"/>
        <w:rPr>
          <w:b w:val="1"/>
          <w:color w:val="000000"/>
        </w:rPr>
      </w:pPr>
      <w:bookmarkStart w:colFirst="0" w:colLast="0" w:name="_heading=h.42ze38eho3q1" w:id="46"/>
      <w:bookmarkEnd w:id="46"/>
      <w:r w:rsidDel="00000000" w:rsidR="00000000" w:rsidRPr="00000000">
        <w:rPr>
          <w:b w:val="1"/>
          <w:color w:val="000000"/>
          <w:rtl w:val="0"/>
        </w:rPr>
        <w:t xml:space="preserve">12.1 Summary of the Project Outcome</w:t>
      </w:r>
    </w:p>
    <w:p w:rsidR="00000000" w:rsidDel="00000000" w:rsidP="00000000" w:rsidRDefault="00000000" w:rsidRPr="00000000" w14:paraId="000001ED">
      <w:pPr>
        <w:spacing w:after="240" w:before="240" w:line="276" w:lineRule="auto"/>
        <w:rPr>
          <w:sz w:val="24"/>
          <w:szCs w:val="24"/>
        </w:rPr>
      </w:pPr>
      <w:r w:rsidDel="00000000" w:rsidR="00000000" w:rsidRPr="00000000">
        <w:rPr>
          <w:sz w:val="24"/>
          <w:szCs w:val="24"/>
          <w:rtl w:val="0"/>
        </w:rPr>
        <w:t xml:space="preserve">The SMART AND INTERACTIVE BOT project aimed to develop an AI-powered chatbot capable of handling a wide range of customer inquiries, providing real-time transaction support, and offering personalized financial assistance. The primary goals were to enhance customer satisfaction, improve operational efficiency, and increase customer engagement through advanced AI and machine learning techniques.</w:t>
      </w:r>
    </w:p>
    <w:p w:rsidR="00000000" w:rsidDel="00000000" w:rsidP="00000000" w:rsidRDefault="00000000" w:rsidRPr="00000000" w14:paraId="000001EE">
      <w:pPr>
        <w:pStyle w:val="Heading4"/>
        <w:keepNext w:val="0"/>
        <w:keepLines w:val="0"/>
        <w:spacing w:after="40" w:before="240" w:line="276" w:lineRule="auto"/>
        <w:ind w:left="0" w:firstLine="0"/>
        <w:rPr>
          <w:b w:val="1"/>
          <w:color w:val="000000"/>
          <w:sz w:val="22"/>
          <w:szCs w:val="22"/>
        </w:rPr>
      </w:pPr>
      <w:bookmarkStart w:colFirst="0" w:colLast="0" w:name="_heading=h.ue30shmwqflp" w:id="47"/>
      <w:bookmarkEnd w:id="47"/>
      <w:r w:rsidDel="00000000" w:rsidR="00000000" w:rsidRPr="00000000">
        <w:rPr>
          <w:b w:val="1"/>
          <w:color w:val="000000"/>
          <w:sz w:val="22"/>
          <w:szCs w:val="22"/>
          <w:rtl w:val="0"/>
        </w:rPr>
        <w:t xml:space="preserve">Key Achievements:</w:t>
      </w:r>
    </w:p>
    <w:p w:rsidR="00000000" w:rsidDel="00000000" w:rsidP="00000000" w:rsidRDefault="00000000" w:rsidRPr="00000000" w14:paraId="000001EF">
      <w:pPr>
        <w:numPr>
          <w:ilvl w:val="0"/>
          <w:numId w:val="20"/>
        </w:numPr>
        <w:spacing w:after="0" w:afterAutospacing="0" w:before="240" w:line="276" w:lineRule="auto"/>
        <w:ind w:left="720" w:hanging="360"/>
        <w:rPr>
          <w:sz w:val="24"/>
          <w:szCs w:val="24"/>
        </w:rPr>
      </w:pPr>
      <w:r w:rsidDel="00000000" w:rsidR="00000000" w:rsidRPr="00000000">
        <w:rPr>
          <w:b w:val="1"/>
          <w:sz w:val="24"/>
          <w:szCs w:val="24"/>
          <w:rtl w:val="0"/>
        </w:rPr>
        <w:t xml:space="preserve">Model Development and Performance</w:t>
      </w:r>
      <w:r w:rsidDel="00000000" w:rsidR="00000000" w:rsidRPr="00000000">
        <w:rPr>
          <w:sz w:val="24"/>
          <w:szCs w:val="24"/>
          <w:rtl w:val="0"/>
        </w:rPr>
        <w:t xml:space="preserve">:</w:t>
      </w:r>
    </w:p>
    <w:p w:rsidR="00000000" w:rsidDel="00000000" w:rsidP="00000000" w:rsidRDefault="00000000" w:rsidRPr="00000000" w14:paraId="000001F0">
      <w:pPr>
        <w:numPr>
          <w:ilvl w:val="1"/>
          <w:numId w:val="20"/>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XGBoost Model</w:t>
      </w:r>
      <w:r w:rsidDel="00000000" w:rsidR="00000000" w:rsidRPr="00000000">
        <w:rPr>
          <w:sz w:val="24"/>
          <w:szCs w:val="24"/>
          <w:rtl w:val="0"/>
        </w:rPr>
        <w:t xml:space="preserve">: Achieved a validation accuracy of 0.45, effectively handling the multi-class classification problem and providing accurate predictions. XGBoost demonstrated robustness and scalability, making it suitable for the project's requirements.</w:t>
      </w:r>
    </w:p>
    <w:p w:rsidR="00000000" w:rsidDel="00000000" w:rsidP="00000000" w:rsidRDefault="00000000" w:rsidRPr="00000000" w14:paraId="000001F1">
      <w:pPr>
        <w:numPr>
          <w:ilvl w:val="1"/>
          <w:numId w:val="20"/>
        </w:numPr>
        <w:spacing w:after="0" w:afterAutospacing="0" w:before="0" w:beforeAutospacing="0" w:line="276" w:lineRule="auto"/>
        <w:ind w:left="1440" w:hanging="360"/>
        <w:rPr>
          <w:sz w:val="24"/>
          <w:szCs w:val="24"/>
        </w:rPr>
      </w:pPr>
      <w:r w:rsidDel="00000000" w:rsidR="00000000" w:rsidRPr="00000000">
        <w:rPr>
          <w:b w:val="1"/>
          <w:sz w:val="24"/>
          <w:szCs w:val="24"/>
          <w:rtl w:val="0"/>
        </w:rPr>
        <w:t xml:space="preserve">Random Forest Model</w:t>
      </w:r>
      <w:r w:rsidDel="00000000" w:rsidR="00000000" w:rsidRPr="00000000">
        <w:rPr>
          <w:sz w:val="24"/>
          <w:szCs w:val="24"/>
          <w:rtl w:val="0"/>
        </w:rPr>
        <w:t xml:space="preserve">: Also provided robust performance with comparable accuracy to XGBoost, showcasing its ability to handle noisy data and provide insights into feature importance.</w:t>
      </w:r>
    </w:p>
    <w:p w:rsidR="00000000" w:rsidDel="00000000" w:rsidP="00000000" w:rsidRDefault="00000000" w:rsidRPr="00000000" w14:paraId="000001F2">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Data Preprocessing and Feature Engineering</w:t>
      </w:r>
      <w:r w:rsidDel="00000000" w:rsidR="00000000" w:rsidRPr="00000000">
        <w:rPr>
          <w:sz w:val="24"/>
          <w:szCs w:val="24"/>
          <w:rtl w:val="0"/>
        </w:rPr>
        <w:t xml:space="preserve">:</w:t>
      </w:r>
    </w:p>
    <w:p w:rsidR="00000000" w:rsidDel="00000000" w:rsidP="00000000" w:rsidRDefault="00000000" w:rsidRPr="00000000" w14:paraId="000001F3">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Comprehensive data cleaning and preprocessing steps were undertaken to ensure data quality and consistency. Lag features were created to capture the sequence of customer interactions, significantly contributing to the model's predictive power.</w:t>
      </w:r>
    </w:p>
    <w:p w:rsidR="00000000" w:rsidDel="00000000" w:rsidP="00000000" w:rsidRDefault="00000000" w:rsidRPr="00000000" w14:paraId="000001F4">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Handling class imbalance by combining rare classes into an "Other" category improved model performance and ensured sufficient data for each class.</w:t>
      </w:r>
    </w:p>
    <w:p w:rsidR="00000000" w:rsidDel="00000000" w:rsidP="00000000" w:rsidRDefault="00000000" w:rsidRPr="00000000" w14:paraId="000001F5">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System Integration and User Interface Design</w:t>
      </w:r>
      <w:r w:rsidDel="00000000" w:rsidR="00000000" w:rsidRPr="00000000">
        <w:rPr>
          <w:sz w:val="24"/>
          <w:szCs w:val="24"/>
          <w:rtl w:val="0"/>
        </w:rPr>
        <w:t xml:space="preserve">:</w:t>
      </w:r>
    </w:p>
    <w:p w:rsidR="00000000" w:rsidDel="00000000" w:rsidP="00000000" w:rsidRDefault="00000000" w:rsidRPr="00000000" w14:paraId="000001F6">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chatbot was designed to seamlessly integrate with the bank’s existing systems and databases using APIs and SQL for real-time data retrieval and updates.</w:t>
      </w:r>
    </w:p>
    <w:p w:rsidR="00000000" w:rsidDel="00000000" w:rsidP="00000000" w:rsidRDefault="00000000" w:rsidRPr="00000000" w14:paraId="000001F7">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An intuitive and user-friendly chat interface was developed, accessible through web, mobile, and social media platforms, ensuring a seamless user experience.</w:t>
      </w:r>
    </w:p>
    <w:p w:rsidR="00000000" w:rsidDel="00000000" w:rsidP="00000000" w:rsidRDefault="00000000" w:rsidRPr="00000000" w14:paraId="000001F8">
      <w:pPr>
        <w:numPr>
          <w:ilvl w:val="0"/>
          <w:numId w:val="2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Testing, Validation, and Deployment</w:t>
      </w:r>
      <w:r w:rsidDel="00000000" w:rsidR="00000000" w:rsidRPr="00000000">
        <w:rPr>
          <w:sz w:val="24"/>
          <w:szCs w:val="24"/>
          <w:rtl w:val="0"/>
        </w:rPr>
        <w:t xml:space="preserve">:</w:t>
      </w:r>
    </w:p>
    <w:p w:rsidR="00000000" w:rsidDel="00000000" w:rsidP="00000000" w:rsidRDefault="00000000" w:rsidRPr="00000000" w14:paraId="000001F9">
      <w:pPr>
        <w:numPr>
          <w:ilvl w:val="1"/>
          <w:numId w:val="20"/>
        </w:numPr>
        <w:spacing w:after="0" w:afterAutospacing="0" w:before="0" w:beforeAutospacing="0" w:line="276" w:lineRule="auto"/>
        <w:ind w:left="1440" w:hanging="360"/>
        <w:rPr>
          <w:sz w:val="24"/>
          <w:szCs w:val="24"/>
        </w:rPr>
      </w:pPr>
      <w:r w:rsidDel="00000000" w:rsidR="00000000" w:rsidRPr="00000000">
        <w:rPr>
          <w:sz w:val="24"/>
          <w:szCs w:val="24"/>
          <w:rtl w:val="0"/>
        </w:rPr>
        <w:t xml:space="preserve">Rigorous functional and performance testing was conducted to ensure the chatbot met the required standards. User Acceptance Testing (UAT) validated the chatbot’s effectiveness with positive feedback from bank employees and customers.</w:t>
      </w:r>
    </w:p>
    <w:p w:rsidR="00000000" w:rsidDel="00000000" w:rsidP="00000000" w:rsidRDefault="00000000" w:rsidRPr="00000000" w14:paraId="000001FA">
      <w:pPr>
        <w:numPr>
          <w:ilvl w:val="1"/>
          <w:numId w:val="20"/>
        </w:numPr>
        <w:spacing w:after="240" w:before="0" w:beforeAutospacing="0" w:line="276" w:lineRule="auto"/>
        <w:ind w:left="1440" w:hanging="360"/>
        <w:rPr>
          <w:sz w:val="24"/>
          <w:szCs w:val="24"/>
        </w:rPr>
      </w:pPr>
      <w:r w:rsidDel="00000000" w:rsidR="00000000" w:rsidRPr="00000000">
        <w:rPr>
          <w:sz w:val="24"/>
          <w:szCs w:val="24"/>
          <w:rtl w:val="0"/>
        </w:rPr>
        <w:t xml:space="preserve">A detailed deployment plan was executed, launching the chatbot in a production environment with monitoring tools like Streamlit to track performance and usage in real-time.</w:t>
      </w:r>
    </w:p>
    <w:p w:rsidR="00000000" w:rsidDel="00000000" w:rsidP="00000000" w:rsidRDefault="00000000" w:rsidRPr="00000000" w14:paraId="000001FB">
      <w:pPr>
        <w:pStyle w:val="Heading4"/>
        <w:keepNext w:val="0"/>
        <w:keepLines w:val="0"/>
        <w:spacing w:after="40" w:before="240" w:line="276" w:lineRule="auto"/>
        <w:ind w:left="0" w:firstLine="0"/>
        <w:rPr>
          <w:b w:val="1"/>
          <w:color w:val="000000"/>
        </w:rPr>
      </w:pPr>
      <w:bookmarkStart w:colFirst="0" w:colLast="0" w:name="_heading=h.77wta4xfnb7r" w:id="48"/>
      <w:bookmarkEnd w:id="48"/>
      <w:r w:rsidDel="00000000" w:rsidR="00000000" w:rsidRPr="00000000">
        <w:rPr>
          <w:b w:val="1"/>
          <w:color w:val="000000"/>
          <w:rtl w:val="0"/>
        </w:rPr>
        <w:t xml:space="preserve">Benefits Realized:</w:t>
      </w:r>
    </w:p>
    <w:p w:rsidR="00000000" w:rsidDel="00000000" w:rsidP="00000000" w:rsidRDefault="00000000" w:rsidRPr="00000000" w14:paraId="000001FC">
      <w:pPr>
        <w:numPr>
          <w:ilvl w:val="0"/>
          <w:numId w:val="30"/>
        </w:numPr>
        <w:spacing w:after="0" w:afterAutospacing="0" w:before="240" w:line="276" w:lineRule="auto"/>
        <w:ind w:left="720" w:hanging="360"/>
        <w:rPr>
          <w:sz w:val="24"/>
          <w:szCs w:val="24"/>
        </w:rPr>
      </w:pPr>
      <w:r w:rsidDel="00000000" w:rsidR="00000000" w:rsidRPr="00000000">
        <w:rPr>
          <w:b w:val="1"/>
          <w:sz w:val="24"/>
          <w:szCs w:val="24"/>
          <w:rtl w:val="0"/>
        </w:rPr>
        <w:t xml:space="preserve">Enhanced Customer Satisfaction</w:t>
      </w:r>
      <w:r w:rsidDel="00000000" w:rsidR="00000000" w:rsidRPr="00000000">
        <w:rPr>
          <w:sz w:val="24"/>
          <w:szCs w:val="24"/>
          <w:rtl w:val="0"/>
        </w:rPr>
        <w:t xml:space="preserve">: The chatbot provided immediate, accurate, and personalized responses, improving the overall customer experience.</w:t>
      </w:r>
    </w:p>
    <w:p w:rsidR="00000000" w:rsidDel="00000000" w:rsidP="00000000" w:rsidRDefault="00000000" w:rsidRPr="00000000" w14:paraId="000001FD">
      <w:pPr>
        <w:numPr>
          <w:ilvl w:val="0"/>
          <w:numId w:val="3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Operational Efficiency</w:t>
      </w:r>
      <w:r w:rsidDel="00000000" w:rsidR="00000000" w:rsidRPr="00000000">
        <w:rPr>
          <w:sz w:val="24"/>
          <w:szCs w:val="24"/>
          <w:rtl w:val="0"/>
        </w:rPr>
        <w:t xml:space="preserve">: Automating routine customer service tasks reduced the workload on human representatives and operational costs.</w:t>
      </w:r>
    </w:p>
    <w:p w:rsidR="00000000" w:rsidDel="00000000" w:rsidP="00000000" w:rsidRDefault="00000000" w:rsidRPr="00000000" w14:paraId="000001FE">
      <w:pPr>
        <w:numPr>
          <w:ilvl w:val="0"/>
          <w:numId w:val="30"/>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Increased Customer Engagement</w:t>
      </w:r>
      <w:r w:rsidDel="00000000" w:rsidR="00000000" w:rsidRPr="00000000">
        <w:rPr>
          <w:sz w:val="24"/>
          <w:szCs w:val="24"/>
          <w:rtl w:val="0"/>
        </w:rPr>
        <w:t xml:space="preserve">: 24/7 availability and personalized assistance drove higher customer engagement and loyalty.</w:t>
      </w:r>
    </w:p>
    <w:p w:rsidR="00000000" w:rsidDel="00000000" w:rsidP="00000000" w:rsidRDefault="00000000" w:rsidRPr="00000000" w14:paraId="000001FF">
      <w:pPr>
        <w:numPr>
          <w:ilvl w:val="0"/>
          <w:numId w:val="30"/>
        </w:numPr>
        <w:spacing w:after="240" w:before="0" w:beforeAutospacing="0" w:line="276" w:lineRule="auto"/>
        <w:ind w:left="720" w:hanging="360"/>
        <w:rPr>
          <w:sz w:val="24"/>
          <w:szCs w:val="24"/>
        </w:rPr>
      </w:pPr>
      <w:r w:rsidDel="00000000" w:rsidR="00000000" w:rsidRPr="00000000">
        <w:rPr>
          <w:b w:val="1"/>
          <w:sz w:val="24"/>
          <w:szCs w:val="24"/>
          <w:rtl w:val="0"/>
        </w:rPr>
        <w:t xml:space="preserve">Competitive Advantage</w:t>
      </w:r>
      <w:r w:rsidDel="00000000" w:rsidR="00000000" w:rsidRPr="00000000">
        <w:rPr>
          <w:sz w:val="24"/>
          <w:szCs w:val="24"/>
          <w:rtl w:val="0"/>
        </w:rPr>
        <w:t xml:space="preserve">: Implementing advanced AI solutions positioned the bank as a leader in customer service innovation.</w:t>
      </w:r>
    </w:p>
    <w:p w:rsidR="00000000" w:rsidDel="00000000" w:rsidP="00000000" w:rsidRDefault="00000000" w:rsidRPr="00000000" w14:paraId="00000200">
      <w:pPr>
        <w:pStyle w:val="Heading3"/>
        <w:keepNext w:val="0"/>
        <w:keepLines w:val="0"/>
        <w:spacing w:before="280" w:line="276" w:lineRule="auto"/>
        <w:ind w:left="720" w:hanging="360"/>
        <w:rPr>
          <w:b w:val="1"/>
          <w:color w:val="000000"/>
        </w:rPr>
      </w:pPr>
      <w:bookmarkStart w:colFirst="0" w:colLast="0" w:name="_heading=h.hh86b0oapqhy" w:id="49"/>
      <w:bookmarkEnd w:id="49"/>
      <w:r w:rsidDel="00000000" w:rsidR="00000000" w:rsidRPr="00000000">
        <w:rPr>
          <w:b w:val="1"/>
          <w:color w:val="000000"/>
          <w:rtl w:val="0"/>
        </w:rPr>
        <w:t xml:space="preserve">12.2 Future Work</w:t>
      </w:r>
    </w:p>
    <w:p w:rsidR="00000000" w:rsidDel="00000000" w:rsidP="00000000" w:rsidRDefault="00000000" w:rsidRPr="00000000" w14:paraId="00000201">
      <w:pPr>
        <w:spacing w:after="240" w:before="240" w:line="276" w:lineRule="auto"/>
        <w:rPr>
          <w:sz w:val="24"/>
          <w:szCs w:val="24"/>
        </w:rPr>
      </w:pPr>
      <w:r w:rsidDel="00000000" w:rsidR="00000000" w:rsidRPr="00000000">
        <w:rPr>
          <w:sz w:val="24"/>
          <w:szCs w:val="24"/>
          <w:rtl w:val="0"/>
        </w:rPr>
        <w:t xml:space="preserve">While the project achieved its primary objectives, several areas have been identified for future work to further enhance the chatbot’s capabilities and performance.</w:t>
      </w:r>
    </w:p>
    <w:p w:rsidR="00000000" w:rsidDel="00000000" w:rsidP="00000000" w:rsidRDefault="00000000" w:rsidRPr="00000000" w14:paraId="00000202">
      <w:pPr>
        <w:pStyle w:val="Heading4"/>
        <w:keepNext w:val="0"/>
        <w:keepLines w:val="0"/>
        <w:spacing w:after="40" w:before="240" w:line="276" w:lineRule="auto"/>
        <w:ind w:left="720" w:hanging="360"/>
        <w:rPr>
          <w:b w:val="1"/>
          <w:color w:val="000000"/>
        </w:rPr>
      </w:pPr>
      <w:bookmarkStart w:colFirst="0" w:colLast="0" w:name="_heading=h.fsoy4sa9ay29" w:id="50"/>
      <w:bookmarkEnd w:id="50"/>
      <w:r w:rsidDel="00000000" w:rsidR="00000000" w:rsidRPr="00000000">
        <w:rPr>
          <w:b w:val="1"/>
          <w:color w:val="000000"/>
          <w:rtl w:val="0"/>
        </w:rPr>
        <w:t xml:space="preserve">Recommendations for Future Enhancements:</w:t>
      </w:r>
    </w:p>
    <w:p w:rsidR="00000000" w:rsidDel="00000000" w:rsidP="00000000" w:rsidRDefault="00000000" w:rsidRPr="00000000" w14:paraId="00000203">
      <w:pPr>
        <w:numPr>
          <w:ilvl w:val="0"/>
          <w:numId w:val="29"/>
        </w:numPr>
        <w:spacing w:after="0" w:afterAutospacing="0" w:before="240" w:line="276" w:lineRule="auto"/>
        <w:ind w:left="720" w:hanging="360"/>
        <w:rPr>
          <w:sz w:val="24"/>
          <w:szCs w:val="24"/>
        </w:rPr>
      </w:pPr>
      <w:r w:rsidDel="00000000" w:rsidR="00000000" w:rsidRPr="00000000">
        <w:rPr>
          <w:b w:val="1"/>
          <w:sz w:val="24"/>
          <w:szCs w:val="24"/>
          <w:rtl w:val="0"/>
        </w:rPr>
        <w:t xml:space="preserve">Further Hyperparameter Tuning</w:t>
      </w:r>
      <w:r w:rsidDel="00000000" w:rsidR="00000000" w:rsidRPr="00000000">
        <w:rPr>
          <w:sz w:val="24"/>
          <w:szCs w:val="24"/>
          <w:rtl w:val="0"/>
        </w:rPr>
        <w:t xml:space="preserve">:</w:t>
      </w:r>
    </w:p>
    <w:p w:rsidR="00000000" w:rsidDel="00000000" w:rsidP="00000000" w:rsidRDefault="00000000" w:rsidRPr="00000000" w14:paraId="00000204">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Conduct additional hyperparameter tuning for XGBoost and Random Forest models using techniques such as Grid Search or Random Search to optimize performance further.</w:t>
      </w:r>
    </w:p>
    <w:p w:rsidR="00000000" w:rsidDel="00000000" w:rsidP="00000000" w:rsidRDefault="00000000" w:rsidRPr="00000000" w14:paraId="00000205">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Explore other ensemble methods and hybrid models that could potentially improve accuracy and efficiency.</w:t>
      </w:r>
    </w:p>
    <w:p w:rsidR="00000000" w:rsidDel="00000000" w:rsidP="00000000" w:rsidRDefault="00000000" w:rsidRPr="00000000" w14:paraId="00000206">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Exploring Advanced Feature Engineering</w:t>
      </w:r>
      <w:r w:rsidDel="00000000" w:rsidR="00000000" w:rsidRPr="00000000">
        <w:rPr>
          <w:sz w:val="24"/>
          <w:szCs w:val="24"/>
          <w:rtl w:val="0"/>
        </w:rPr>
        <w:t xml:space="preserve">:</w:t>
      </w:r>
    </w:p>
    <w:p w:rsidR="00000000" w:rsidDel="00000000" w:rsidP="00000000" w:rsidRDefault="00000000" w:rsidRPr="00000000" w14:paraId="00000207">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Investigate additional features, such as customer demographics, transaction history, and behavior patterns, to provide more context and improve model predictions.</w:t>
      </w:r>
    </w:p>
    <w:p w:rsidR="00000000" w:rsidDel="00000000" w:rsidP="00000000" w:rsidRDefault="00000000" w:rsidRPr="00000000" w14:paraId="00000208">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Utilize domain knowledge to engineer new features that capture more complex patterns in the data.</w:t>
      </w:r>
    </w:p>
    <w:p w:rsidR="00000000" w:rsidDel="00000000" w:rsidP="00000000" w:rsidRDefault="00000000" w:rsidRPr="00000000" w14:paraId="00000209">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Incorporating Feedback Mechanisms</w:t>
      </w:r>
      <w:r w:rsidDel="00000000" w:rsidR="00000000" w:rsidRPr="00000000">
        <w:rPr>
          <w:sz w:val="24"/>
          <w:szCs w:val="24"/>
          <w:rtl w:val="0"/>
        </w:rPr>
        <w:t xml:space="preserve">:</w:t>
      </w:r>
    </w:p>
    <w:p w:rsidR="00000000" w:rsidDel="00000000" w:rsidP="00000000" w:rsidRDefault="00000000" w:rsidRPr="00000000" w14:paraId="0000020A">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Implement a feedback loop where customer interactions and feedback are continuously fed back into the model to adapt to changing customer behaviors and improve accuracy over time.</w:t>
      </w:r>
    </w:p>
    <w:p w:rsidR="00000000" w:rsidDel="00000000" w:rsidP="00000000" w:rsidRDefault="00000000" w:rsidRPr="00000000" w14:paraId="0000020B">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Develop mechanisms to gather real-time feedback from users to fine-tune the chatbot’s responses and functionality.</w:t>
      </w:r>
    </w:p>
    <w:p w:rsidR="00000000" w:rsidDel="00000000" w:rsidP="00000000" w:rsidRDefault="00000000" w:rsidRPr="00000000" w14:paraId="0000020C">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Real-Time Deployment and Monitoring</w:t>
      </w:r>
      <w:r w:rsidDel="00000000" w:rsidR="00000000" w:rsidRPr="00000000">
        <w:rPr>
          <w:sz w:val="24"/>
          <w:szCs w:val="24"/>
          <w:rtl w:val="0"/>
        </w:rPr>
        <w:t xml:space="preserve">:</w:t>
      </w:r>
    </w:p>
    <w:p w:rsidR="00000000" w:rsidDel="00000000" w:rsidP="00000000" w:rsidRDefault="00000000" w:rsidRPr="00000000" w14:paraId="0000020D">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Enhance the real-time monitoring capabilities using advanced analytics tools to track the chatbot’s performance and identify areas for improvement.</w:t>
      </w:r>
    </w:p>
    <w:p w:rsidR="00000000" w:rsidDel="00000000" w:rsidP="00000000" w:rsidRDefault="00000000" w:rsidRPr="00000000" w14:paraId="0000020E">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Continuously update the model with new data to keep it relevant and accurate, ensuring the chatbot can handle evolving customer needs and inquiries.</w:t>
      </w:r>
    </w:p>
    <w:p w:rsidR="00000000" w:rsidDel="00000000" w:rsidP="00000000" w:rsidRDefault="00000000" w:rsidRPr="00000000" w14:paraId="0000020F">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Enhanced Natural Language Processing (NLP) Capabilities</w:t>
      </w:r>
      <w:r w:rsidDel="00000000" w:rsidR="00000000" w:rsidRPr="00000000">
        <w:rPr>
          <w:sz w:val="24"/>
          <w:szCs w:val="24"/>
          <w:rtl w:val="0"/>
        </w:rPr>
        <w:t xml:space="preserve">:</w:t>
      </w:r>
    </w:p>
    <w:p w:rsidR="00000000" w:rsidDel="00000000" w:rsidP="00000000" w:rsidRDefault="00000000" w:rsidRPr="00000000" w14:paraId="00000210">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Integrate more advanced NLP models, such as transformer-based models like BERT or GPT, to improve the chatbot’s understanding of complex queries and provide more accurate responses.</w:t>
      </w:r>
    </w:p>
    <w:p w:rsidR="00000000" w:rsidDel="00000000" w:rsidP="00000000" w:rsidRDefault="00000000" w:rsidRPr="00000000" w14:paraId="00000211">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Develop multilingual support to cater to a global audience and expand the chatbot’s reach.</w:t>
      </w:r>
    </w:p>
    <w:p w:rsidR="00000000" w:rsidDel="00000000" w:rsidP="00000000" w:rsidRDefault="00000000" w:rsidRPr="00000000" w14:paraId="00000212">
      <w:pPr>
        <w:numPr>
          <w:ilvl w:val="0"/>
          <w:numId w:val="29"/>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User Interface and Experience Improvements</w:t>
      </w:r>
      <w:r w:rsidDel="00000000" w:rsidR="00000000" w:rsidRPr="00000000">
        <w:rPr>
          <w:sz w:val="24"/>
          <w:szCs w:val="24"/>
          <w:rtl w:val="0"/>
        </w:rPr>
        <w:t xml:space="preserve">:</w:t>
      </w:r>
    </w:p>
    <w:p w:rsidR="00000000" w:rsidDel="00000000" w:rsidP="00000000" w:rsidRDefault="00000000" w:rsidRPr="00000000" w14:paraId="00000213">
      <w:pPr>
        <w:numPr>
          <w:ilvl w:val="1"/>
          <w:numId w:val="29"/>
        </w:numPr>
        <w:spacing w:after="0" w:afterAutospacing="0" w:before="0" w:beforeAutospacing="0" w:line="276" w:lineRule="auto"/>
        <w:ind w:left="1440" w:hanging="360"/>
        <w:rPr>
          <w:sz w:val="24"/>
          <w:szCs w:val="24"/>
        </w:rPr>
      </w:pPr>
      <w:r w:rsidDel="00000000" w:rsidR="00000000" w:rsidRPr="00000000">
        <w:rPr>
          <w:sz w:val="24"/>
          <w:szCs w:val="24"/>
          <w:rtl w:val="0"/>
        </w:rPr>
        <w:t xml:space="preserve">Continuously improve the user interface based on user feedback to ensure it remains intuitive and user-friendly.</w:t>
      </w:r>
    </w:p>
    <w:p w:rsidR="00000000" w:rsidDel="00000000" w:rsidP="00000000" w:rsidRDefault="00000000" w:rsidRPr="00000000" w14:paraId="00000214">
      <w:pPr>
        <w:numPr>
          <w:ilvl w:val="1"/>
          <w:numId w:val="29"/>
        </w:numPr>
        <w:spacing w:after="240" w:before="0" w:beforeAutospacing="0" w:line="276" w:lineRule="auto"/>
        <w:ind w:left="1440" w:hanging="360"/>
        <w:rPr>
          <w:sz w:val="24"/>
          <w:szCs w:val="24"/>
        </w:rPr>
      </w:pPr>
      <w:r w:rsidDel="00000000" w:rsidR="00000000" w:rsidRPr="00000000">
        <w:rPr>
          <w:sz w:val="24"/>
          <w:szCs w:val="24"/>
          <w:rtl w:val="0"/>
        </w:rPr>
        <w:t xml:space="preserve">Explore integrating the chatbot with emerging communication platforms to provide a seamless omnichannel experience.</w:t>
      </w:r>
    </w:p>
    <w:p w:rsidR="00000000" w:rsidDel="00000000" w:rsidP="00000000" w:rsidRDefault="00000000" w:rsidRPr="00000000" w14:paraId="00000215">
      <w:pPr>
        <w:pStyle w:val="Heading4"/>
        <w:keepNext w:val="0"/>
        <w:keepLines w:val="0"/>
        <w:spacing w:after="40" w:before="240" w:line="276" w:lineRule="auto"/>
        <w:ind w:left="720" w:hanging="360"/>
        <w:rPr>
          <w:b w:val="1"/>
          <w:color w:val="000000"/>
        </w:rPr>
      </w:pPr>
      <w:bookmarkStart w:colFirst="0" w:colLast="0" w:name="_heading=h.27srjn4nbgpv" w:id="51"/>
      <w:bookmarkEnd w:id="51"/>
      <w:r w:rsidDel="00000000" w:rsidR="00000000" w:rsidRPr="00000000">
        <w:rPr>
          <w:b w:val="1"/>
          <w:color w:val="000000"/>
          <w:rtl w:val="0"/>
        </w:rPr>
        <w:t xml:space="preserve">Long-Term Vision:</w:t>
      </w:r>
    </w:p>
    <w:p w:rsidR="00000000" w:rsidDel="00000000" w:rsidP="00000000" w:rsidRDefault="00000000" w:rsidRPr="00000000" w14:paraId="00000216">
      <w:pPr>
        <w:spacing w:after="240" w:before="240" w:line="276" w:lineRule="auto"/>
        <w:rPr>
          <w:sz w:val="24"/>
          <w:szCs w:val="24"/>
        </w:rPr>
      </w:pPr>
      <w:r w:rsidDel="00000000" w:rsidR="00000000" w:rsidRPr="00000000">
        <w:rPr>
          <w:sz w:val="24"/>
          <w:szCs w:val="24"/>
          <w:rtl w:val="0"/>
        </w:rPr>
        <w:t xml:space="preserve">The long-term vision for the SMART AND INTERACTIVE BOT is to evolve into a comprehensive virtual assistant that not only handles customer inquiries but also proactively provides financial advice, identifies potential fraud, and offers tailored financial products to customers. By leveraging ongoing advancements in AI and machine learning, the chatbot can continuously improve and adapt, providing increasingly sophisticated and valuable services to both customers and the bank.</w:t>
      </w:r>
      <w:r w:rsidDel="00000000" w:rsidR="00000000" w:rsidRPr="00000000">
        <w:rPr>
          <w:rtl w:val="0"/>
        </w:rPr>
      </w:r>
    </w:p>
    <w:sectPr>
      <w:pgSz w:h="16838" w:w="11906" w:orient="portrait"/>
      <w:pgMar w:bottom="1276" w:top="1418" w:left="1440" w:right="1440"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qFormat w:val="1"/>
    <w:rsid w:val="002F5FB3"/>
    <w:pPr>
      <w:suppressAutoHyphens w:val="1"/>
      <w:spacing w:after="0" w:line="240" w:lineRule="auto"/>
    </w:pPr>
    <w:rPr>
      <w:rFonts w:ascii="Times New Roman" w:cs="Times New Roman" w:eastAsia="Times New Roman" w:hAnsi="Times New Roman"/>
      <w:sz w:val="20"/>
      <w:szCs w:val="20"/>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link w:val="BodyTextIndentChar"/>
    <w:rsid w:val="002F5FB3"/>
    <w:pPr>
      <w:ind w:left="720"/>
    </w:pPr>
    <w:rPr>
      <w:sz w:val="22"/>
    </w:rPr>
  </w:style>
  <w:style w:type="character" w:styleId="BodyTextIndentChar" w:customStyle="1">
    <w:name w:val="Body Text Indent Char"/>
    <w:basedOn w:val="DefaultParagraphFont"/>
    <w:link w:val="BodyTextIndent"/>
    <w:rsid w:val="002F5FB3"/>
    <w:rPr>
      <w:rFonts w:ascii="Times New Roman" w:cs="Times New Roman" w:eastAsia="Times New Roman" w:hAnsi="Times New Roman"/>
      <w:szCs w:val="20"/>
      <w:lang w:eastAsia="ar-SA" w:val="en-US"/>
    </w:rPr>
  </w:style>
  <w:style w:type="paragraph" w:styleId="BodyText">
    <w:name w:val="Body Text"/>
    <w:basedOn w:val="Normal"/>
    <w:link w:val="BodyTextChar"/>
    <w:uiPriority w:val="99"/>
    <w:semiHidden w:val="1"/>
    <w:unhideWhenUsed w:val="1"/>
    <w:rsid w:val="002F5FB3"/>
    <w:pPr>
      <w:spacing w:after="120"/>
    </w:pPr>
  </w:style>
  <w:style w:type="character" w:styleId="BodyTextChar" w:customStyle="1">
    <w:name w:val="Body Text Char"/>
    <w:basedOn w:val="DefaultParagraphFont"/>
    <w:link w:val="BodyText"/>
    <w:uiPriority w:val="99"/>
    <w:semiHidden w:val="1"/>
    <w:rsid w:val="002F5FB3"/>
    <w:rPr>
      <w:rFonts w:ascii="Times New Roman" w:cs="Times New Roman" w:eastAsia="Times New Roman" w:hAnsi="Times New Roman"/>
      <w:sz w:val="20"/>
      <w:szCs w:val="20"/>
      <w:lang w:eastAsia="ar-SA" w:val="en-US"/>
    </w:rPr>
  </w:style>
  <w:style w:type="paragraph" w:styleId="Default" w:customStyle="1">
    <w:name w:val="Default"/>
    <w:rsid w:val="00E16A63"/>
    <w:pPr>
      <w:autoSpaceDE w:val="0"/>
      <w:autoSpaceDN w:val="0"/>
      <w:adjustRightInd w:val="0"/>
      <w:spacing w:after="0" w:line="240" w:lineRule="auto"/>
    </w:pPr>
    <w:rPr>
      <w:rFonts w:ascii="Calibri" w:cs="Calibri" w:hAnsi="Calibri"/>
      <w:color w:val="000000"/>
      <w:sz w:val="24"/>
      <w:szCs w:val="24"/>
    </w:rPr>
  </w:style>
  <w:style w:type="paragraph" w:styleId="ListParagraph">
    <w:name w:val="List Paragraph"/>
    <w:basedOn w:val="Normal"/>
    <w:uiPriority w:val="34"/>
    <w:qFormat w:val="1"/>
    <w:rsid w:val="004D18A5"/>
    <w:pPr>
      <w:ind w:left="720"/>
      <w:contextualSpacing w:val="1"/>
    </w:pPr>
  </w:style>
  <w:style w:type="paragraph" w:styleId="Header">
    <w:name w:val="header"/>
    <w:basedOn w:val="Normal"/>
    <w:link w:val="HeaderChar"/>
    <w:unhideWhenUsed w:val="1"/>
    <w:rsid w:val="00784025"/>
    <w:pPr>
      <w:tabs>
        <w:tab w:val="center" w:pos="4513"/>
        <w:tab w:val="right" w:pos="9026"/>
      </w:tabs>
    </w:pPr>
  </w:style>
  <w:style w:type="character" w:styleId="HeaderChar" w:customStyle="1">
    <w:name w:val="Header Char"/>
    <w:basedOn w:val="DefaultParagraphFont"/>
    <w:link w:val="Header"/>
    <w:uiPriority w:val="99"/>
    <w:rsid w:val="00784025"/>
    <w:rPr>
      <w:rFonts w:ascii="Times New Roman" w:cs="Times New Roman" w:eastAsia="Times New Roman" w:hAnsi="Times New Roman"/>
      <w:sz w:val="20"/>
      <w:szCs w:val="20"/>
      <w:lang w:eastAsia="ar-SA" w:val="en-US"/>
    </w:rPr>
  </w:style>
  <w:style w:type="paragraph" w:styleId="Footer">
    <w:name w:val="footer"/>
    <w:basedOn w:val="Normal"/>
    <w:link w:val="FooterChar"/>
    <w:uiPriority w:val="99"/>
    <w:unhideWhenUsed w:val="1"/>
    <w:rsid w:val="00784025"/>
    <w:pPr>
      <w:tabs>
        <w:tab w:val="center" w:pos="4513"/>
        <w:tab w:val="right" w:pos="9026"/>
      </w:tabs>
    </w:pPr>
  </w:style>
  <w:style w:type="character" w:styleId="FooterChar" w:customStyle="1">
    <w:name w:val="Footer Char"/>
    <w:basedOn w:val="DefaultParagraphFont"/>
    <w:link w:val="Footer"/>
    <w:uiPriority w:val="99"/>
    <w:rsid w:val="00784025"/>
    <w:rPr>
      <w:rFonts w:ascii="Times New Roman" w:cs="Times New Roman" w:eastAsia="Times New Roman" w:hAnsi="Times New Roman"/>
      <w:sz w:val="20"/>
      <w:szCs w:val="20"/>
      <w:lang w:eastAsia="ar-SA" w:val="en-US"/>
    </w:rPr>
  </w:style>
  <w:style w:type="character" w:styleId="PageNumber">
    <w:name w:val="page number"/>
    <w:basedOn w:val="DefaultParagraphFont"/>
    <w:rsid w:val="007550C5"/>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4.png"/><Relationship Id="rId21" Type="http://schemas.openxmlformats.org/officeDocument/2006/relationships/image" Target="media/image19.png"/><Relationship Id="rId24" Type="http://schemas.openxmlformats.org/officeDocument/2006/relationships/image" Target="media/image10.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0.png"/><Relationship Id="rId25" Type="http://schemas.openxmlformats.org/officeDocument/2006/relationships/image" Target="media/image12.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hyperlink" Target="mailto:rajeshshankar01@gmail.com" TargetMode="External"/><Relationship Id="rId8" Type="http://schemas.openxmlformats.org/officeDocument/2006/relationships/image" Target="media/image13.png"/><Relationship Id="rId31" Type="http://schemas.openxmlformats.org/officeDocument/2006/relationships/image" Target="media/image9.png"/><Relationship Id="rId30"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18.png"/><Relationship Id="rId32" Type="http://schemas.openxmlformats.org/officeDocument/2006/relationships/hyperlink" Target="https://drive.google.com/open?id=1loWtnY5NiWiyhqvkwe0FmHAT3tPrujUN" TargetMode="External"/><Relationship Id="rId13" Type="http://schemas.openxmlformats.org/officeDocument/2006/relationships/image" Target="media/image6.png"/><Relationship Id="rId12" Type="http://schemas.openxmlformats.org/officeDocument/2006/relationships/image" Target="media/image22.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image" Target="media/image2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cNRtULXt8FCMWN1AkYFEAaJnuA==">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2021-03-11T05:36:00Z</dcterms:created>
  <dc:creator>Kiran Shankar [MaGE]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0x010100BA614D015C45E5468E72F5A0D58C904B</vt:lpwstr>
  </property>
  <property fmtid="{D5CDD505-2E9C-101B-9397-08002B2CF9AE}" pid="3" name="MediaServiceImageTags">
    <vt:lpwstr>MediaServiceImageTags</vt:lpwstr>
  </property>
</Properties>
</file>